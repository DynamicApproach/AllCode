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6B1C7" w14:textId="77777777" w:rsidR="00CE092F" w:rsidRPr="000E03EF" w:rsidRDefault="009D77D0" w:rsidP="000E03EF">
      <w:pPr>
        <w:keepNext/>
        <w:keepLines/>
        <w:tabs>
          <w:tab w:val="left" w:pos="3750"/>
          <w:tab w:val="center" w:pos="4680"/>
        </w:tabs>
        <w:spacing w:before="240" w:after="0" w:line="256" w:lineRule="auto"/>
        <w:jc w:val="center"/>
        <w:outlineLvl w:val="0"/>
        <w:rPr>
          <w:rFonts w:eastAsia="MS Gothic"/>
          <w:b/>
          <w:sz w:val="32"/>
          <w:szCs w:val="32"/>
        </w:rPr>
      </w:pPr>
      <w:r>
        <w:rPr>
          <w:rFonts w:eastAsia="MS Gothic"/>
          <w:b/>
          <w:sz w:val="32"/>
          <w:szCs w:val="32"/>
        </w:rPr>
        <w:t>Operating Systems</w:t>
      </w:r>
    </w:p>
    <w:p w14:paraId="355D1151" w14:textId="77777777" w:rsidR="004075B4" w:rsidRPr="000E03EF" w:rsidRDefault="004075B4" w:rsidP="004075B4">
      <w:pPr>
        <w:spacing w:after="0" w:line="240" w:lineRule="auto"/>
        <w:jc w:val="center"/>
        <w:rPr>
          <w:b/>
        </w:rPr>
      </w:pPr>
      <w:r>
        <w:rPr>
          <w:b/>
        </w:rPr>
        <w:t>University at Albany</w:t>
      </w:r>
    </w:p>
    <w:p w14:paraId="4E6E2FE2" w14:textId="77777777" w:rsidR="004075B4" w:rsidRPr="000E03EF" w:rsidRDefault="004075B4" w:rsidP="004075B4">
      <w:pPr>
        <w:spacing w:after="0" w:line="240" w:lineRule="auto"/>
        <w:jc w:val="center"/>
        <w:rPr>
          <w:b/>
          <w:color w:val="FF0000"/>
        </w:rPr>
      </w:pPr>
      <w:r>
        <w:rPr>
          <w:b/>
        </w:rPr>
        <w:t>Department of Computer Science</w:t>
      </w:r>
    </w:p>
    <w:p w14:paraId="742FDAAC" w14:textId="77777777" w:rsidR="004075B4" w:rsidRPr="00E12657" w:rsidRDefault="004075B4" w:rsidP="004075B4">
      <w:pPr>
        <w:spacing w:after="0" w:line="240" w:lineRule="auto"/>
        <w:jc w:val="center"/>
        <w:rPr>
          <w:b/>
        </w:rPr>
      </w:pPr>
      <w:r>
        <w:rPr>
          <w:b/>
        </w:rPr>
        <w:t>I</w:t>
      </w:r>
      <w:r w:rsidRPr="00F54F01">
        <w:rPr>
          <w:b/>
        </w:rPr>
        <w:t>CS</w:t>
      </w:r>
      <w:r>
        <w:rPr>
          <w:b/>
        </w:rPr>
        <w:t>I</w:t>
      </w:r>
      <w:r w:rsidRPr="00F54F01">
        <w:rPr>
          <w:b/>
        </w:rPr>
        <w:t xml:space="preserve"> </w:t>
      </w:r>
      <w:r>
        <w:rPr>
          <w:b/>
        </w:rPr>
        <w:t>412</w:t>
      </w:r>
    </w:p>
    <w:p w14:paraId="7C1DAD23" w14:textId="2D0363CC" w:rsidR="004075B4" w:rsidRDefault="004075B4" w:rsidP="004075B4">
      <w:pPr>
        <w:keepNext/>
        <w:spacing w:after="0" w:line="240" w:lineRule="auto"/>
        <w:rPr>
          <w:b/>
          <w:sz w:val="22"/>
        </w:rPr>
      </w:pPr>
      <w:r>
        <w:rPr>
          <w:b/>
          <w:sz w:val="22"/>
        </w:rPr>
        <w:t>Assignment-4</w:t>
      </w:r>
    </w:p>
    <w:p w14:paraId="19880B42" w14:textId="382A59E3" w:rsidR="004075B4" w:rsidRDefault="004075B4" w:rsidP="004075B4">
      <w:pPr>
        <w:keepNext/>
        <w:spacing w:after="0" w:line="240" w:lineRule="auto"/>
        <w:rPr>
          <w:b/>
          <w:sz w:val="22"/>
        </w:rPr>
      </w:pPr>
      <w:r>
        <w:rPr>
          <w:b/>
          <w:sz w:val="22"/>
        </w:rPr>
        <w:t xml:space="preserve">Assigned: </w:t>
      </w:r>
      <w:r w:rsidR="007E5334">
        <w:rPr>
          <w:b/>
          <w:sz w:val="22"/>
        </w:rPr>
        <w:t>Thur</w:t>
      </w:r>
      <w:r>
        <w:rPr>
          <w:b/>
          <w:sz w:val="22"/>
        </w:rPr>
        <w:t xml:space="preserve">sday, </w:t>
      </w:r>
      <w:r w:rsidR="002C3177">
        <w:rPr>
          <w:b/>
          <w:sz w:val="22"/>
        </w:rPr>
        <w:t>February</w:t>
      </w:r>
      <w:r>
        <w:rPr>
          <w:b/>
          <w:sz w:val="22"/>
        </w:rPr>
        <w:t xml:space="preserve"> 1</w:t>
      </w:r>
      <w:r w:rsidR="007E5334">
        <w:rPr>
          <w:b/>
          <w:sz w:val="22"/>
        </w:rPr>
        <w:t>7</w:t>
      </w:r>
      <w:r w:rsidRPr="00E12657">
        <w:rPr>
          <w:b/>
          <w:sz w:val="22"/>
          <w:vertAlign w:val="superscript"/>
        </w:rPr>
        <w:t>th</w:t>
      </w:r>
      <w:r>
        <w:rPr>
          <w:b/>
          <w:sz w:val="22"/>
        </w:rPr>
        <w:t>, 202</w:t>
      </w:r>
      <w:r w:rsidR="007E5334">
        <w:rPr>
          <w:b/>
          <w:sz w:val="22"/>
        </w:rPr>
        <w:t>2</w:t>
      </w:r>
      <w:r>
        <w:rPr>
          <w:b/>
          <w:sz w:val="22"/>
        </w:rPr>
        <w:t>.</w:t>
      </w:r>
    </w:p>
    <w:p w14:paraId="13249A0D" w14:textId="0F452EF3" w:rsidR="004075B4" w:rsidRDefault="004075B4" w:rsidP="004075B4">
      <w:pPr>
        <w:keepNext/>
        <w:spacing w:after="0" w:line="240" w:lineRule="auto"/>
        <w:rPr>
          <w:rFonts w:asciiTheme="minorHAnsi" w:hAnsiTheme="minorHAnsi" w:cstheme="minorHAnsi"/>
          <w:b/>
          <w:sz w:val="22"/>
        </w:rPr>
      </w:pPr>
      <w:r>
        <w:rPr>
          <w:b/>
          <w:sz w:val="22"/>
        </w:rPr>
        <w:t xml:space="preserve">         Due: </w:t>
      </w:r>
      <w:r w:rsidR="007E5334">
        <w:rPr>
          <w:rFonts w:asciiTheme="minorHAnsi" w:hAnsiTheme="minorHAnsi" w:cstheme="minorHAnsi"/>
          <w:b/>
          <w:sz w:val="22"/>
        </w:rPr>
        <w:t>Thur</w:t>
      </w:r>
      <w:r>
        <w:rPr>
          <w:rFonts w:asciiTheme="minorHAnsi" w:hAnsiTheme="minorHAnsi" w:cstheme="minorHAnsi"/>
          <w:b/>
          <w:sz w:val="22"/>
        </w:rPr>
        <w:t>sday</w:t>
      </w:r>
      <w:r w:rsidRPr="0026742A">
        <w:rPr>
          <w:rFonts w:asciiTheme="minorHAnsi" w:hAnsiTheme="minorHAnsi" w:cstheme="minorHAnsi"/>
          <w:b/>
          <w:sz w:val="22"/>
        </w:rPr>
        <w:t xml:space="preserve">, </w:t>
      </w:r>
      <w:r w:rsidR="002C3177">
        <w:rPr>
          <w:rFonts w:asciiTheme="minorHAnsi" w:hAnsiTheme="minorHAnsi" w:cstheme="minorHAnsi"/>
          <w:b/>
          <w:sz w:val="22"/>
        </w:rPr>
        <w:t>February</w:t>
      </w:r>
      <w:r w:rsidRPr="0026742A">
        <w:rPr>
          <w:rFonts w:asciiTheme="minorHAnsi" w:hAnsiTheme="minorHAnsi" w:cstheme="minorHAnsi"/>
          <w:b/>
          <w:sz w:val="22"/>
        </w:rPr>
        <w:t xml:space="preserve"> </w:t>
      </w:r>
      <w:r>
        <w:rPr>
          <w:rFonts w:asciiTheme="minorHAnsi" w:hAnsiTheme="minorHAnsi" w:cstheme="minorHAnsi"/>
          <w:b/>
          <w:sz w:val="22"/>
        </w:rPr>
        <w:t>2</w:t>
      </w:r>
      <w:r w:rsidR="007E5334">
        <w:rPr>
          <w:rFonts w:asciiTheme="minorHAnsi" w:hAnsiTheme="minorHAnsi" w:cstheme="minorHAnsi"/>
          <w:b/>
          <w:sz w:val="22"/>
        </w:rPr>
        <w:t>4</w:t>
      </w:r>
      <w:r w:rsidR="007E5334">
        <w:rPr>
          <w:rFonts w:asciiTheme="minorHAnsi" w:hAnsiTheme="minorHAnsi" w:cstheme="minorHAnsi"/>
          <w:b/>
          <w:sz w:val="22"/>
          <w:vertAlign w:val="superscript"/>
        </w:rPr>
        <w:t>th</w:t>
      </w:r>
      <w:r>
        <w:rPr>
          <w:rFonts w:asciiTheme="minorHAnsi" w:hAnsiTheme="minorHAnsi" w:cstheme="minorHAnsi"/>
          <w:b/>
          <w:sz w:val="22"/>
          <w:vertAlign w:val="superscript"/>
        </w:rPr>
        <w:t xml:space="preserve"> </w:t>
      </w:r>
      <w:r>
        <w:rPr>
          <w:rFonts w:asciiTheme="minorHAnsi" w:hAnsiTheme="minorHAnsi" w:cstheme="minorHAnsi"/>
          <w:b/>
          <w:sz w:val="22"/>
        </w:rPr>
        <w:t xml:space="preserve">through your Blackboard account </w:t>
      </w:r>
      <w:r w:rsidRPr="0026742A">
        <w:rPr>
          <w:rFonts w:asciiTheme="minorHAnsi" w:hAnsiTheme="minorHAnsi" w:cstheme="minorHAnsi"/>
          <w:b/>
          <w:sz w:val="22"/>
        </w:rPr>
        <w:t xml:space="preserve">by </w:t>
      </w:r>
      <w:r>
        <w:rPr>
          <w:rFonts w:asciiTheme="minorHAnsi" w:hAnsiTheme="minorHAnsi" w:cstheme="minorHAnsi"/>
          <w:b/>
          <w:sz w:val="22"/>
        </w:rPr>
        <w:t>11</w:t>
      </w:r>
      <w:r w:rsidRPr="0026742A">
        <w:rPr>
          <w:rFonts w:asciiTheme="minorHAnsi" w:hAnsiTheme="minorHAnsi" w:cstheme="minorHAnsi"/>
          <w:b/>
          <w:sz w:val="22"/>
        </w:rPr>
        <w:t>:</w:t>
      </w:r>
      <w:r>
        <w:rPr>
          <w:rFonts w:asciiTheme="minorHAnsi" w:hAnsiTheme="minorHAnsi" w:cstheme="minorHAnsi"/>
          <w:b/>
          <w:sz w:val="22"/>
        </w:rPr>
        <w:t>59</w:t>
      </w:r>
      <w:r w:rsidRPr="0026742A">
        <w:rPr>
          <w:rFonts w:asciiTheme="minorHAnsi" w:hAnsiTheme="minorHAnsi" w:cstheme="minorHAnsi"/>
          <w:b/>
          <w:sz w:val="22"/>
        </w:rPr>
        <w:t xml:space="preserve"> PM</w:t>
      </w:r>
      <w:r>
        <w:rPr>
          <w:rFonts w:asciiTheme="minorHAnsi" w:hAnsiTheme="minorHAnsi" w:cstheme="minorHAnsi"/>
          <w:b/>
          <w:sz w:val="22"/>
        </w:rPr>
        <w:t>. Submissions</w:t>
      </w:r>
    </w:p>
    <w:p w14:paraId="7E36AB9A" w14:textId="0A397FA5" w:rsidR="004075B4" w:rsidRPr="00757F22" w:rsidRDefault="004075B4" w:rsidP="004075B4">
      <w:pPr>
        <w:keepNext/>
        <w:spacing w:after="0" w:line="240" w:lineRule="auto"/>
        <w:rPr>
          <w:rFonts w:asciiTheme="minorHAnsi" w:hAnsiTheme="minorHAnsi" w:cstheme="minorHAnsi"/>
          <w:b/>
          <w:sz w:val="22"/>
        </w:rPr>
      </w:pPr>
      <w:r>
        <w:rPr>
          <w:rFonts w:asciiTheme="minorHAnsi" w:hAnsiTheme="minorHAnsi" w:cstheme="minorHAnsi"/>
          <w:b/>
          <w:sz w:val="22"/>
        </w:rPr>
        <w:t xml:space="preserve">                   with 20% penalty will be accepted by </w:t>
      </w:r>
      <w:r w:rsidR="007E5334">
        <w:rPr>
          <w:rFonts w:asciiTheme="minorHAnsi" w:hAnsiTheme="minorHAnsi" w:cstheme="minorHAnsi"/>
          <w:b/>
          <w:sz w:val="22"/>
        </w:rPr>
        <w:t>Tues</w:t>
      </w:r>
      <w:r>
        <w:rPr>
          <w:rFonts w:asciiTheme="minorHAnsi" w:hAnsiTheme="minorHAnsi" w:cstheme="minorHAnsi"/>
          <w:b/>
          <w:sz w:val="22"/>
        </w:rPr>
        <w:t xml:space="preserve">day, </w:t>
      </w:r>
      <w:r w:rsidR="00A956AB">
        <w:rPr>
          <w:rFonts w:asciiTheme="minorHAnsi" w:hAnsiTheme="minorHAnsi" w:cstheme="minorHAnsi"/>
          <w:b/>
          <w:sz w:val="22"/>
        </w:rPr>
        <w:t>March</w:t>
      </w:r>
      <w:r>
        <w:rPr>
          <w:rFonts w:asciiTheme="minorHAnsi" w:hAnsiTheme="minorHAnsi" w:cstheme="minorHAnsi"/>
          <w:b/>
          <w:sz w:val="22"/>
        </w:rPr>
        <w:t xml:space="preserve"> </w:t>
      </w:r>
      <w:r w:rsidR="00A956AB">
        <w:rPr>
          <w:rFonts w:asciiTheme="minorHAnsi" w:hAnsiTheme="minorHAnsi" w:cstheme="minorHAnsi"/>
          <w:b/>
          <w:sz w:val="22"/>
        </w:rPr>
        <w:t>1</w:t>
      </w:r>
      <w:r w:rsidR="00A956AB">
        <w:rPr>
          <w:rFonts w:asciiTheme="minorHAnsi" w:hAnsiTheme="minorHAnsi" w:cstheme="minorHAnsi"/>
          <w:b/>
          <w:sz w:val="22"/>
          <w:vertAlign w:val="superscript"/>
        </w:rPr>
        <w:t>st</w:t>
      </w:r>
      <w:r>
        <w:rPr>
          <w:rFonts w:asciiTheme="minorHAnsi" w:hAnsiTheme="minorHAnsi" w:cstheme="minorHAnsi"/>
          <w:b/>
          <w:sz w:val="22"/>
        </w:rPr>
        <w:t>, by 11:59 PM.</w:t>
      </w:r>
      <w:r>
        <w:rPr>
          <w:b/>
          <w:sz w:val="22"/>
        </w:rPr>
        <w:t xml:space="preserve"> </w:t>
      </w:r>
    </w:p>
    <w:p w14:paraId="6A2F5432" w14:textId="77777777" w:rsidR="006142B2" w:rsidRDefault="006142B2" w:rsidP="00CD0766">
      <w:pPr>
        <w:pStyle w:val="Heading2"/>
        <w:spacing w:before="0" w:after="120"/>
        <w:rPr>
          <w:sz w:val="22"/>
        </w:rPr>
      </w:pPr>
    </w:p>
    <w:p w14:paraId="401C7085" w14:textId="70D6595E" w:rsidR="00CD0766" w:rsidRPr="00CD0766" w:rsidRDefault="00CD0766" w:rsidP="00CD0766">
      <w:pPr>
        <w:pStyle w:val="Heading2"/>
        <w:spacing w:before="0" w:after="120"/>
        <w:rPr>
          <w:sz w:val="22"/>
        </w:rPr>
      </w:pPr>
      <w:r>
        <w:rPr>
          <w:sz w:val="22"/>
        </w:rPr>
        <w:t>Student Name:</w:t>
      </w:r>
    </w:p>
    <w:p w14:paraId="1E156B45" w14:textId="77777777" w:rsidR="001656B4" w:rsidRDefault="001656B4" w:rsidP="00B73F63">
      <w:pPr>
        <w:pStyle w:val="Heading2"/>
        <w:rPr>
          <w:rFonts w:eastAsia="Calibri"/>
          <w:b w:val="0"/>
          <w:sz w:val="22"/>
          <w:szCs w:val="22"/>
        </w:rPr>
      </w:pPr>
      <w:r>
        <w:rPr>
          <w:sz w:val="22"/>
          <w:szCs w:val="22"/>
        </w:rPr>
        <w:t>OBJECTIVES</w:t>
      </w:r>
    </w:p>
    <w:p w14:paraId="36C0FE73" w14:textId="77777777" w:rsidR="00CE092F" w:rsidRDefault="00A42D84" w:rsidP="00B73F63">
      <w:pPr>
        <w:pStyle w:val="Heading2"/>
        <w:rPr>
          <w:sz w:val="22"/>
          <w:szCs w:val="22"/>
        </w:rPr>
      </w:pPr>
      <w:r>
        <w:rPr>
          <w:rFonts w:eastAsia="Calibri"/>
          <w:b w:val="0"/>
          <w:sz w:val="22"/>
          <w:szCs w:val="22"/>
        </w:rPr>
        <w:t xml:space="preserve">To develop a C </w:t>
      </w:r>
      <w:r w:rsidR="00FE64B9">
        <w:rPr>
          <w:rFonts w:eastAsia="Calibri"/>
          <w:b w:val="0"/>
          <w:sz w:val="22"/>
          <w:szCs w:val="22"/>
        </w:rPr>
        <w:t xml:space="preserve">program that uses both fork() and pipe() </w:t>
      </w:r>
      <w:r>
        <w:rPr>
          <w:rFonts w:eastAsia="Calibri"/>
          <w:b w:val="0"/>
          <w:sz w:val="22"/>
          <w:szCs w:val="22"/>
        </w:rPr>
        <w:t xml:space="preserve"> process system call</w:t>
      </w:r>
      <w:r w:rsidR="00FE64B9">
        <w:rPr>
          <w:rFonts w:eastAsia="Calibri"/>
          <w:b w:val="0"/>
          <w:sz w:val="22"/>
          <w:szCs w:val="22"/>
        </w:rPr>
        <w:t>s</w:t>
      </w:r>
      <w:r w:rsidR="0082127B">
        <w:rPr>
          <w:rFonts w:eastAsia="Calibri"/>
          <w:b w:val="0"/>
          <w:sz w:val="22"/>
          <w:szCs w:val="22"/>
        </w:rPr>
        <w:t xml:space="preserve"> to implement </w:t>
      </w:r>
      <w:proofErr w:type="spellStart"/>
      <w:r w:rsidR="0082127B">
        <w:rPr>
          <w:rFonts w:eastAsia="Calibri"/>
          <w:b w:val="0"/>
          <w:sz w:val="22"/>
          <w:szCs w:val="22"/>
        </w:rPr>
        <w:t>interprocess</w:t>
      </w:r>
      <w:proofErr w:type="spellEnd"/>
      <w:r w:rsidR="0082127B">
        <w:rPr>
          <w:rFonts w:eastAsia="Calibri"/>
          <w:b w:val="0"/>
          <w:sz w:val="22"/>
          <w:szCs w:val="22"/>
        </w:rPr>
        <w:t xml:space="preserve"> communication by means of file sharing</w:t>
      </w:r>
      <w:r>
        <w:rPr>
          <w:rFonts w:eastAsia="Calibri"/>
          <w:b w:val="0"/>
          <w:sz w:val="22"/>
          <w:szCs w:val="22"/>
        </w:rPr>
        <w:t>.</w:t>
      </w:r>
      <w:r w:rsidR="00A91267">
        <w:rPr>
          <w:rFonts w:eastAsia="Calibri"/>
          <w:b w:val="0"/>
          <w:sz w:val="22"/>
          <w:szCs w:val="22"/>
        </w:rPr>
        <w:t xml:space="preserve"> </w:t>
      </w:r>
    </w:p>
    <w:p w14:paraId="24EE4717" w14:textId="77777777" w:rsidR="00CE092F" w:rsidRPr="00A278AB" w:rsidRDefault="00CE092F" w:rsidP="00A278A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6429F181" w14:textId="77777777" w:rsidR="00322625" w:rsidRDefault="00A91267" w:rsidP="00322625">
      <w:pPr>
        <w:pStyle w:val="Heading2"/>
        <w:tabs>
          <w:tab w:val="left" w:pos="2160"/>
        </w:tabs>
        <w:rPr>
          <w:sz w:val="22"/>
          <w:szCs w:val="22"/>
        </w:rPr>
      </w:pPr>
      <w:r>
        <w:rPr>
          <w:sz w:val="22"/>
          <w:szCs w:val="22"/>
        </w:rPr>
        <w:t>PROBLEM</w:t>
      </w:r>
    </w:p>
    <w:p w14:paraId="3822CBE3" w14:textId="7BDDC27A" w:rsidR="005B33B4" w:rsidRDefault="00A42D84" w:rsidP="00322625">
      <w:pPr>
        <w:rPr>
          <w:sz w:val="22"/>
        </w:rPr>
      </w:pPr>
      <w:r>
        <w:rPr>
          <w:sz w:val="22"/>
        </w:rPr>
        <w:t xml:space="preserve">You are to use the Ubuntu operating system </w:t>
      </w:r>
      <w:r w:rsidR="00F529F4">
        <w:rPr>
          <w:sz w:val="22"/>
        </w:rPr>
        <w:t xml:space="preserve">or any other Linux distribution </w:t>
      </w:r>
      <w:r>
        <w:rPr>
          <w:sz w:val="22"/>
        </w:rPr>
        <w:t xml:space="preserve">to </w:t>
      </w:r>
      <w:r w:rsidR="00FE64B9">
        <w:rPr>
          <w:sz w:val="22"/>
        </w:rPr>
        <w:t>create two</w:t>
      </w:r>
      <w:r>
        <w:rPr>
          <w:sz w:val="22"/>
        </w:rPr>
        <w:t xml:space="preserve"> C </w:t>
      </w:r>
      <w:r w:rsidR="00DB3DF0">
        <w:rPr>
          <w:sz w:val="22"/>
        </w:rPr>
        <w:t>program</w:t>
      </w:r>
      <w:r w:rsidR="005E3841">
        <w:rPr>
          <w:sz w:val="22"/>
        </w:rPr>
        <w:t xml:space="preserve">s. </w:t>
      </w:r>
    </w:p>
    <w:p w14:paraId="29F49E21" w14:textId="3768814D" w:rsidR="005B33B4" w:rsidRDefault="005A72BA" w:rsidP="00322625">
      <w:pPr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F352CF5" wp14:editId="4D62F7BA">
                <wp:simplePos x="0" y="0"/>
                <wp:positionH relativeFrom="column">
                  <wp:posOffset>1180025</wp:posOffset>
                </wp:positionH>
                <wp:positionV relativeFrom="paragraph">
                  <wp:posOffset>256818</wp:posOffset>
                </wp:positionV>
                <wp:extent cx="2454840" cy="71280"/>
                <wp:effectExtent l="57150" t="152400" r="98425" b="13843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4548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D361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89.35pt;margin-top:13.05pt;width:200.4pt;height:19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">
                <v:imagedata r:id="rId8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46CC7A1" wp14:editId="746449C7">
                <wp:simplePos x="0" y="0"/>
                <wp:positionH relativeFrom="column">
                  <wp:posOffset>50345</wp:posOffset>
                </wp:positionH>
                <wp:positionV relativeFrom="paragraph">
                  <wp:posOffset>265458</wp:posOffset>
                </wp:positionV>
                <wp:extent cx="331560" cy="31680"/>
                <wp:effectExtent l="57150" t="95250" r="68580" b="10223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315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43EC2" id="Ink 4" o:spid="_x0000_s1026" type="#_x0000_t75" style="position:absolute;margin-left:.45pt;margin-top:13.75pt;width:33.2pt;height:16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">
                <v:imagedata r:id="rId10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86236D9" wp14:editId="4A0E6F59">
                <wp:simplePos x="0" y="0"/>
                <wp:positionH relativeFrom="column">
                  <wp:posOffset>5621345</wp:posOffset>
                </wp:positionH>
                <wp:positionV relativeFrom="paragraph">
                  <wp:posOffset>73578</wp:posOffset>
                </wp:positionV>
                <wp:extent cx="275400" cy="31680"/>
                <wp:effectExtent l="57150" t="114300" r="67945" b="8318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754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5645D" id="Ink 3" o:spid="_x0000_s1026" type="#_x0000_t75" style="position:absolute;margin-left:439.1pt;margin-top:-1.35pt;width:28.8pt;height:16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">
                <v:imagedata r:id="rId12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55437AC" wp14:editId="6140AED2">
                <wp:simplePos x="0" y="0"/>
                <wp:positionH relativeFrom="column">
                  <wp:posOffset>4262705</wp:posOffset>
                </wp:positionH>
                <wp:positionV relativeFrom="paragraph">
                  <wp:posOffset>83658</wp:posOffset>
                </wp:positionV>
                <wp:extent cx="1027800" cy="50400"/>
                <wp:effectExtent l="0" t="114300" r="77470" b="10223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278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E95AB" id="Ink 2" o:spid="_x0000_s1026" type="#_x0000_t75" style="position:absolute;margin-left:332.15pt;margin-top:-.55pt;width:88.05pt;height:18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">
                <v:imagedata r:id="rId14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209CF3F" wp14:editId="72639AFA">
                <wp:simplePos x="0" y="0"/>
                <wp:positionH relativeFrom="column">
                  <wp:posOffset>1586465</wp:posOffset>
                </wp:positionH>
                <wp:positionV relativeFrom="paragraph">
                  <wp:posOffset>22818</wp:posOffset>
                </wp:positionV>
                <wp:extent cx="2063880" cy="100080"/>
                <wp:effectExtent l="57150" t="152400" r="50800" b="12890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0638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8242E" id="Ink 1" o:spid="_x0000_s1026" type="#_x0000_t75" style="position:absolute;margin-left:121.35pt;margin-top:-5.35pt;width:169.55pt;height:2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">
                <v:imagedata r:id="rId16" o:title=""/>
              </v:shape>
            </w:pict>
          </mc:Fallback>
        </mc:AlternateContent>
      </w:r>
      <w:r w:rsidR="00942A5D">
        <w:rPr>
          <w:sz w:val="22"/>
        </w:rPr>
        <w:t>A p</w:t>
      </w:r>
      <w:r w:rsidR="005E3841">
        <w:rPr>
          <w:sz w:val="22"/>
        </w:rPr>
        <w:t xml:space="preserve">rogram </w:t>
      </w:r>
      <w:proofErr w:type="spellStart"/>
      <w:r w:rsidR="005E3841" w:rsidRPr="0082127B">
        <w:rPr>
          <w:i/>
          <w:sz w:val="22"/>
        </w:rPr>
        <w:t>consumer.c</w:t>
      </w:r>
      <w:proofErr w:type="spellEnd"/>
      <w:r w:rsidR="005E3841">
        <w:rPr>
          <w:sz w:val="22"/>
        </w:rPr>
        <w:t xml:space="preserve"> </w:t>
      </w:r>
      <w:r w:rsidR="005B33B4">
        <w:rPr>
          <w:sz w:val="22"/>
        </w:rPr>
        <w:t>t</w:t>
      </w:r>
      <w:r w:rsidR="005E3841">
        <w:rPr>
          <w:sz w:val="22"/>
        </w:rPr>
        <w:t>o</w:t>
      </w:r>
      <w:r w:rsidR="005B33B4">
        <w:rPr>
          <w:sz w:val="22"/>
        </w:rPr>
        <w:t xml:space="preserve"> (1) </w:t>
      </w:r>
      <w:r w:rsidR="00FE64B9">
        <w:rPr>
          <w:sz w:val="22"/>
        </w:rPr>
        <w:t xml:space="preserve">read </w:t>
      </w:r>
      <w:r w:rsidR="0093652C">
        <w:rPr>
          <w:sz w:val="22"/>
        </w:rPr>
        <w:t xml:space="preserve">from </w:t>
      </w:r>
      <w:r w:rsidR="00FE64B9">
        <w:rPr>
          <w:sz w:val="22"/>
        </w:rPr>
        <w:t xml:space="preserve">a file containing integers </w:t>
      </w:r>
      <w:r w:rsidR="00942A5D">
        <w:rPr>
          <w:sz w:val="22"/>
        </w:rPr>
        <w:t>and to</w:t>
      </w:r>
      <w:r w:rsidR="005B33B4">
        <w:rPr>
          <w:sz w:val="22"/>
        </w:rPr>
        <w:t xml:space="preserve"> (2)</w:t>
      </w:r>
      <w:r w:rsidR="00801962">
        <w:rPr>
          <w:sz w:val="22"/>
        </w:rPr>
        <w:t xml:space="preserve"> </w:t>
      </w:r>
      <w:r w:rsidR="00FE64B9">
        <w:rPr>
          <w:sz w:val="22"/>
        </w:rPr>
        <w:t xml:space="preserve">write to the display the even numbers </w:t>
      </w:r>
      <w:r w:rsidR="00142236">
        <w:rPr>
          <w:sz w:val="22"/>
        </w:rPr>
        <w:t xml:space="preserve">and </w:t>
      </w:r>
      <w:r w:rsidR="000E5621">
        <w:rPr>
          <w:sz w:val="22"/>
        </w:rPr>
        <w:t xml:space="preserve">(3) </w:t>
      </w:r>
      <w:r w:rsidR="00142236">
        <w:rPr>
          <w:sz w:val="22"/>
        </w:rPr>
        <w:t xml:space="preserve">the sum of the odd numbers </w:t>
      </w:r>
      <w:r w:rsidR="00FE64B9">
        <w:rPr>
          <w:sz w:val="22"/>
        </w:rPr>
        <w:t xml:space="preserve">found in the input file. </w:t>
      </w:r>
    </w:p>
    <w:p w14:paraId="28632996" w14:textId="503BACC1" w:rsidR="005B33B4" w:rsidRDefault="005A72BA" w:rsidP="00322625">
      <w:pPr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C5F5822" wp14:editId="601B581F">
                <wp:simplePos x="0" y="0"/>
                <wp:positionH relativeFrom="column">
                  <wp:posOffset>3919265</wp:posOffset>
                </wp:positionH>
                <wp:positionV relativeFrom="paragraph">
                  <wp:posOffset>21035</wp:posOffset>
                </wp:positionV>
                <wp:extent cx="1889280" cy="109800"/>
                <wp:effectExtent l="76200" t="133350" r="15875" b="10033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892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EFB12" id="Ink 7" o:spid="_x0000_s1026" type="#_x0000_t75" style="position:absolute;margin-left:305.05pt;margin-top:-5.45pt;width:155.8pt;height:2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">
                <v:imagedata r:id="rId18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9A181A0" wp14:editId="075DB4A6">
                <wp:simplePos x="0" y="0"/>
                <wp:positionH relativeFrom="column">
                  <wp:posOffset>1625705</wp:posOffset>
                </wp:positionH>
                <wp:positionV relativeFrom="paragraph">
                  <wp:posOffset>54875</wp:posOffset>
                </wp:positionV>
                <wp:extent cx="1497960" cy="41400"/>
                <wp:effectExtent l="0" t="133350" r="102870" b="13017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979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725D8" id="Ink 6" o:spid="_x0000_s1026" type="#_x0000_t75" style="position:absolute;margin-left:124.45pt;margin-top:-2.9pt;width:125.05pt;height:17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">
                <v:imagedata r:id="rId20" o:title=""/>
              </v:shape>
            </w:pict>
          </mc:Fallback>
        </mc:AlternateContent>
      </w:r>
      <w:r w:rsidR="00EC2D10">
        <w:rPr>
          <w:sz w:val="22"/>
        </w:rPr>
        <w:t>A p</w:t>
      </w:r>
      <w:r w:rsidR="005E3841">
        <w:rPr>
          <w:sz w:val="22"/>
        </w:rPr>
        <w:t xml:space="preserve">rogram </w:t>
      </w:r>
      <w:proofErr w:type="spellStart"/>
      <w:r w:rsidR="005E3841" w:rsidRPr="0082127B">
        <w:rPr>
          <w:i/>
          <w:sz w:val="22"/>
        </w:rPr>
        <w:t>producer</w:t>
      </w:r>
      <w:r w:rsidR="0082127B" w:rsidRPr="0082127B">
        <w:rPr>
          <w:i/>
          <w:sz w:val="22"/>
        </w:rPr>
        <w:t>.c</w:t>
      </w:r>
      <w:proofErr w:type="spellEnd"/>
      <w:r w:rsidR="00EA63FF">
        <w:rPr>
          <w:sz w:val="22"/>
        </w:rPr>
        <w:t xml:space="preserve"> to</w:t>
      </w:r>
      <w:r w:rsidR="00801962">
        <w:rPr>
          <w:sz w:val="22"/>
        </w:rPr>
        <w:t xml:space="preserve"> </w:t>
      </w:r>
      <w:r w:rsidR="005B33B4">
        <w:rPr>
          <w:sz w:val="22"/>
        </w:rPr>
        <w:t>(</w:t>
      </w:r>
      <w:r w:rsidR="00362192">
        <w:rPr>
          <w:sz w:val="22"/>
        </w:rPr>
        <w:t>1</w:t>
      </w:r>
      <w:r w:rsidR="005B33B4">
        <w:rPr>
          <w:sz w:val="22"/>
        </w:rPr>
        <w:t xml:space="preserve">) </w:t>
      </w:r>
      <w:r w:rsidR="00801962">
        <w:rPr>
          <w:sz w:val="22"/>
        </w:rPr>
        <w:t>create a file</w:t>
      </w:r>
      <w:r w:rsidR="005E3841">
        <w:rPr>
          <w:sz w:val="22"/>
        </w:rPr>
        <w:t xml:space="preserve"> </w:t>
      </w:r>
      <w:r w:rsidR="000E5621">
        <w:rPr>
          <w:sz w:val="22"/>
        </w:rPr>
        <w:t xml:space="preserve">with 20 integers </w:t>
      </w:r>
      <w:r w:rsidR="005E3841">
        <w:rPr>
          <w:sz w:val="22"/>
        </w:rPr>
        <w:t xml:space="preserve">and </w:t>
      </w:r>
      <w:r w:rsidR="005B33B4">
        <w:rPr>
          <w:sz w:val="22"/>
        </w:rPr>
        <w:t xml:space="preserve">to (2) </w:t>
      </w:r>
      <w:r w:rsidR="000E5621">
        <w:rPr>
          <w:sz w:val="22"/>
        </w:rPr>
        <w:t xml:space="preserve">share </w:t>
      </w:r>
      <w:r w:rsidR="00DA51DE">
        <w:rPr>
          <w:sz w:val="22"/>
        </w:rPr>
        <w:t>this</w:t>
      </w:r>
      <w:r w:rsidR="00801962">
        <w:rPr>
          <w:sz w:val="22"/>
        </w:rPr>
        <w:t xml:space="preserve"> file</w:t>
      </w:r>
      <w:r w:rsidR="00987919">
        <w:rPr>
          <w:sz w:val="22"/>
        </w:rPr>
        <w:t xml:space="preserve"> with the consumer</w:t>
      </w:r>
      <w:r w:rsidR="005E3841">
        <w:rPr>
          <w:sz w:val="22"/>
        </w:rPr>
        <w:t>.</w:t>
      </w:r>
    </w:p>
    <w:p w14:paraId="7F3F31E9" w14:textId="23151544" w:rsidR="00B0554F" w:rsidRDefault="00994A05" w:rsidP="00322625">
      <w:pPr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ADD8DA4" wp14:editId="77C905D6">
                <wp:simplePos x="0" y="0"/>
                <wp:positionH relativeFrom="column">
                  <wp:posOffset>5013665</wp:posOffset>
                </wp:positionH>
                <wp:positionV relativeFrom="paragraph">
                  <wp:posOffset>899389</wp:posOffset>
                </wp:positionV>
                <wp:extent cx="28800" cy="34920"/>
                <wp:effectExtent l="38100" t="57150" r="47625" b="4191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88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2137D" id="Ink 21" o:spid="_x0000_s1026" type="#_x0000_t75" style="position:absolute;margin-left:394.1pt;margin-top:70.1pt;width:3.65pt;height:4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">
                <v:imagedata r:id="rId22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C5A445F" wp14:editId="5881D292">
                <wp:simplePos x="0" y="0"/>
                <wp:positionH relativeFrom="column">
                  <wp:posOffset>5701265</wp:posOffset>
                </wp:positionH>
                <wp:positionV relativeFrom="paragraph">
                  <wp:posOffset>843589</wp:posOffset>
                </wp:positionV>
                <wp:extent cx="240840" cy="207000"/>
                <wp:effectExtent l="57150" t="38100" r="0" b="412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4084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7D265" id="Ink 20" o:spid="_x0000_s1026" type="#_x0000_t75" style="position:absolute;margin-left:448.2pt;margin-top:65.7pt;width:20.35pt;height:17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">
                <v:imagedata r:id="rId24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2079EB4" wp14:editId="75C28050">
                <wp:simplePos x="0" y="0"/>
                <wp:positionH relativeFrom="column">
                  <wp:posOffset>4901705</wp:posOffset>
                </wp:positionH>
                <wp:positionV relativeFrom="paragraph">
                  <wp:posOffset>895429</wp:posOffset>
                </wp:positionV>
                <wp:extent cx="335880" cy="183960"/>
                <wp:effectExtent l="38100" t="38100" r="0" b="4508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358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B61B6" id="Ink 15" o:spid="_x0000_s1026" type="#_x0000_t75" style="position:absolute;margin-left:385.25pt;margin-top:69.8pt;width:27.9pt;height:15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">
                <v:imagedata r:id="rId26" o:title=""/>
              </v:shape>
            </w:pict>
          </mc:Fallback>
        </mc:AlternateContent>
      </w:r>
      <w:r w:rsidR="00C20350"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EB67ABA" wp14:editId="737E0B19">
                <wp:simplePos x="0" y="0"/>
                <wp:positionH relativeFrom="column">
                  <wp:posOffset>3163625</wp:posOffset>
                </wp:positionH>
                <wp:positionV relativeFrom="paragraph">
                  <wp:posOffset>610425</wp:posOffset>
                </wp:positionV>
                <wp:extent cx="1325160" cy="67680"/>
                <wp:effectExtent l="95250" t="133350" r="0" b="12319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251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CC306" id="Ink 9" o:spid="_x0000_s1026" type="#_x0000_t75" style="position:absolute;margin-left:245.55pt;margin-top:40.95pt;width:111.45pt;height:19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">
                <v:imagedata r:id="rId28" o:title=""/>
              </v:shape>
            </w:pict>
          </mc:Fallback>
        </mc:AlternateContent>
      </w:r>
      <w:r w:rsidR="005A72BA"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9813D8D" wp14:editId="25F1FDAF">
                <wp:simplePos x="0" y="0"/>
                <wp:positionH relativeFrom="column">
                  <wp:posOffset>1570625</wp:posOffset>
                </wp:positionH>
                <wp:positionV relativeFrom="paragraph">
                  <wp:posOffset>623703</wp:posOffset>
                </wp:positionV>
                <wp:extent cx="733680" cy="41040"/>
                <wp:effectExtent l="0" t="133350" r="85725" b="11176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336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5B35E" id="Ink 8" o:spid="_x0000_s1026" type="#_x0000_t75" style="position:absolute;margin-left:120.15pt;margin-top:41.8pt;width:64.85pt;height:17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">
                <v:imagedata r:id="rId30" o:title=""/>
              </v:shape>
            </w:pict>
          </mc:Fallback>
        </mc:AlternateContent>
      </w:r>
      <w:r w:rsidR="00672A91">
        <w:rPr>
          <w:sz w:val="22"/>
        </w:rPr>
        <w:t>Both programs</w:t>
      </w:r>
      <w:r w:rsidR="00D602FA">
        <w:rPr>
          <w:sz w:val="22"/>
        </w:rPr>
        <w:t>,</w:t>
      </w:r>
      <w:r w:rsidR="00672A91">
        <w:rPr>
          <w:sz w:val="22"/>
        </w:rPr>
        <w:t xml:space="preserve"> the </w:t>
      </w:r>
      <w:r w:rsidR="00362192">
        <w:rPr>
          <w:sz w:val="22"/>
        </w:rPr>
        <w:t>consumer</w:t>
      </w:r>
      <w:r w:rsidR="00672A91">
        <w:rPr>
          <w:sz w:val="22"/>
        </w:rPr>
        <w:t xml:space="preserve"> and the </w:t>
      </w:r>
      <w:r w:rsidR="00362192">
        <w:rPr>
          <w:sz w:val="22"/>
        </w:rPr>
        <w:t>producer</w:t>
      </w:r>
      <w:r w:rsidR="00D602FA">
        <w:rPr>
          <w:sz w:val="22"/>
        </w:rPr>
        <w:t>,</w:t>
      </w:r>
      <w:r w:rsidR="00672A91">
        <w:rPr>
          <w:sz w:val="22"/>
        </w:rPr>
        <w:t xml:space="preserve"> will communicate </w:t>
      </w:r>
      <w:r w:rsidR="00362192">
        <w:rPr>
          <w:sz w:val="22"/>
        </w:rPr>
        <w:t xml:space="preserve">through a </w:t>
      </w:r>
      <w:r w:rsidR="00672A91">
        <w:rPr>
          <w:sz w:val="22"/>
        </w:rPr>
        <w:t xml:space="preserve">pipe.  </w:t>
      </w:r>
      <w:r w:rsidR="00EA63FF">
        <w:rPr>
          <w:sz w:val="22"/>
        </w:rPr>
        <w:t xml:space="preserve">Your solution must include a child process which will execute your consumer program. </w:t>
      </w:r>
      <w:r w:rsidR="000418A1">
        <w:rPr>
          <w:sz w:val="22"/>
        </w:rPr>
        <w:t xml:space="preserve">Your shared file should be </w:t>
      </w:r>
      <w:r w:rsidR="00801962">
        <w:rPr>
          <w:sz w:val="22"/>
        </w:rPr>
        <w:t xml:space="preserve">named </w:t>
      </w:r>
      <w:r w:rsidR="00801962" w:rsidRPr="00801962">
        <w:rPr>
          <w:i/>
          <w:sz w:val="22"/>
        </w:rPr>
        <w:t>numbers</w:t>
      </w:r>
      <w:r w:rsidR="005A55C6">
        <w:rPr>
          <w:i/>
          <w:sz w:val="22"/>
        </w:rPr>
        <w:t>.txt</w:t>
      </w:r>
      <w:r w:rsidR="000418A1">
        <w:rPr>
          <w:sz w:val="22"/>
        </w:rPr>
        <w:t xml:space="preserve"> and should be the only means of sharing information between your producer and consumer programs. </w:t>
      </w:r>
      <w:r w:rsidR="00DB3DF0">
        <w:rPr>
          <w:sz w:val="22"/>
        </w:rPr>
        <w:t>You may use</w:t>
      </w:r>
      <w:r w:rsidR="00392904">
        <w:rPr>
          <w:sz w:val="22"/>
        </w:rPr>
        <w:t xml:space="preserve"> the</w:t>
      </w:r>
      <w:r w:rsidR="00DB3DF0">
        <w:rPr>
          <w:sz w:val="22"/>
        </w:rPr>
        <w:t xml:space="preserve"> </w:t>
      </w:r>
      <w:r w:rsidR="00DB3DF0" w:rsidRPr="00F96FD5">
        <w:rPr>
          <w:i/>
          <w:color w:val="4F81BD" w:themeColor="accent1"/>
          <w:sz w:val="22"/>
        </w:rPr>
        <w:t>fork()</w:t>
      </w:r>
      <w:r w:rsidR="00DB3DF0" w:rsidRPr="00F96FD5">
        <w:rPr>
          <w:color w:val="4F81BD" w:themeColor="accent1"/>
          <w:sz w:val="22"/>
        </w:rPr>
        <w:t xml:space="preserve">, </w:t>
      </w:r>
      <w:r w:rsidR="005E3841">
        <w:rPr>
          <w:color w:val="4F81BD" w:themeColor="accent1"/>
          <w:sz w:val="22"/>
        </w:rPr>
        <w:t>pipe(), dup(), dup2()</w:t>
      </w:r>
      <w:r w:rsidR="00672A91">
        <w:rPr>
          <w:color w:val="4F81BD" w:themeColor="accent1"/>
          <w:sz w:val="22"/>
        </w:rPr>
        <w:t>, read(), write()</w:t>
      </w:r>
      <w:r w:rsidR="00EA63FF">
        <w:rPr>
          <w:color w:val="4F81BD" w:themeColor="accent1"/>
          <w:sz w:val="22"/>
        </w:rPr>
        <w:t xml:space="preserve">, </w:t>
      </w:r>
      <w:proofErr w:type="spellStart"/>
      <w:r w:rsidR="00EA63FF">
        <w:rPr>
          <w:color w:val="4F81BD" w:themeColor="accent1"/>
          <w:sz w:val="22"/>
        </w:rPr>
        <w:t>creat</w:t>
      </w:r>
      <w:proofErr w:type="spellEnd"/>
      <w:r w:rsidR="00EA63FF">
        <w:rPr>
          <w:color w:val="4F81BD" w:themeColor="accent1"/>
          <w:sz w:val="22"/>
        </w:rPr>
        <w:t>()</w:t>
      </w:r>
      <w:r w:rsidR="00392904">
        <w:rPr>
          <w:sz w:val="22"/>
        </w:rPr>
        <w:t xml:space="preserve">, </w:t>
      </w:r>
      <w:r w:rsidR="00F96FD5">
        <w:rPr>
          <w:sz w:val="22"/>
        </w:rPr>
        <w:t>as well as</w:t>
      </w:r>
      <w:r w:rsidR="00392904">
        <w:rPr>
          <w:sz w:val="22"/>
        </w:rPr>
        <w:t xml:space="preserve"> any of the </w:t>
      </w:r>
      <w:r w:rsidR="00392904" w:rsidRPr="00F96FD5">
        <w:rPr>
          <w:i/>
          <w:color w:val="4F81BD" w:themeColor="accent1"/>
          <w:sz w:val="22"/>
        </w:rPr>
        <w:t>exec()</w:t>
      </w:r>
      <w:r w:rsidR="00392904">
        <w:rPr>
          <w:sz w:val="22"/>
        </w:rPr>
        <w:t xml:space="preserve"> family of </w:t>
      </w:r>
      <w:r w:rsidR="00032D30">
        <w:rPr>
          <w:sz w:val="22"/>
        </w:rPr>
        <w:t>system calls</w:t>
      </w:r>
      <w:r w:rsidR="00392904">
        <w:rPr>
          <w:sz w:val="22"/>
        </w:rPr>
        <w:t xml:space="preserve">. </w:t>
      </w:r>
    </w:p>
    <w:p w14:paraId="366AB05B" w14:textId="2A5E23C0" w:rsidR="00CE092F" w:rsidRDefault="00994A05" w:rsidP="00B73F63">
      <w:pPr>
        <w:pStyle w:val="Heading2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88E3997" wp14:editId="00E0AE26">
                <wp:simplePos x="0" y="0"/>
                <wp:positionH relativeFrom="column">
                  <wp:posOffset>5610905</wp:posOffset>
                </wp:positionH>
                <wp:positionV relativeFrom="paragraph">
                  <wp:posOffset>-49966</wp:posOffset>
                </wp:positionV>
                <wp:extent cx="71280" cy="191880"/>
                <wp:effectExtent l="57150" t="57150" r="24130" b="5588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128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D9BA7" id="Ink 19" o:spid="_x0000_s1026" type="#_x0000_t75" style="position:absolute;margin-left:441.1pt;margin-top:-4.65pt;width:7pt;height:16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">
                <v:imagedata r:id="rId32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0D5E527" wp14:editId="24A69CB9">
                <wp:simplePos x="0" y="0"/>
                <wp:positionH relativeFrom="column">
                  <wp:posOffset>5531345</wp:posOffset>
                </wp:positionH>
                <wp:positionV relativeFrom="paragraph">
                  <wp:posOffset>-44566</wp:posOffset>
                </wp:positionV>
                <wp:extent cx="19800" cy="208440"/>
                <wp:effectExtent l="38100" t="57150" r="37465" b="5842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980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5AC7F" id="Ink 18" o:spid="_x0000_s1026" type="#_x0000_t75" style="position:absolute;margin-left:434.85pt;margin-top:-4.2pt;width:2.95pt;height:17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">
                <v:imagedata r:id="rId34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77A8520" wp14:editId="0F4E9A9E">
                <wp:simplePos x="0" y="0"/>
                <wp:positionH relativeFrom="column">
                  <wp:posOffset>5194385</wp:posOffset>
                </wp:positionH>
                <wp:positionV relativeFrom="paragraph">
                  <wp:posOffset>85394</wp:posOffset>
                </wp:positionV>
                <wp:extent cx="277560" cy="146880"/>
                <wp:effectExtent l="57150" t="57150" r="0" b="4381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775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E5F27" id="Ink 17" o:spid="_x0000_s1026" type="#_x0000_t75" style="position:absolute;margin-left:408.3pt;margin-top:6pt;width:23.25pt;height:12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">
                <v:imagedata r:id="rId36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4B3D7DC" wp14:editId="424E3D24">
                <wp:simplePos x="0" y="0"/>
                <wp:positionH relativeFrom="column">
                  <wp:posOffset>4911425</wp:posOffset>
                </wp:positionH>
                <wp:positionV relativeFrom="paragraph">
                  <wp:posOffset>-29446</wp:posOffset>
                </wp:positionV>
                <wp:extent cx="87480" cy="189000"/>
                <wp:effectExtent l="57150" t="57150" r="27305" b="4000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748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CFC04" id="Ink 14" o:spid="_x0000_s1026" type="#_x0000_t75" style="position:absolute;margin-left:386.05pt;margin-top:-3pt;width:8.35pt;height:16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">
                <v:imagedata r:id="rId38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3FB4346" wp14:editId="743A5A48">
                <wp:simplePos x="0" y="0"/>
                <wp:positionH relativeFrom="column">
                  <wp:posOffset>4633865</wp:posOffset>
                </wp:positionH>
                <wp:positionV relativeFrom="paragraph">
                  <wp:posOffset>13754</wp:posOffset>
                </wp:positionV>
                <wp:extent cx="189720" cy="197280"/>
                <wp:effectExtent l="57150" t="38100" r="39370" b="508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972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A1BB9" id="Ink 13" o:spid="_x0000_s1026" type="#_x0000_t75" style="position:absolute;margin-left:364.15pt;margin-top:.4pt;width:16.4pt;height:1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">
                <v:imagedata r:id="rId40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5220D9A" wp14:editId="468FCE8F">
                <wp:simplePos x="0" y="0"/>
                <wp:positionH relativeFrom="column">
                  <wp:posOffset>4380065</wp:posOffset>
                </wp:positionH>
                <wp:positionV relativeFrom="paragraph">
                  <wp:posOffset>13394</wp:posOffset>
                </wp:positionV>
                <wp:extent cx="125640" cy="290520"/>
                <wp:effectExtent l="57150" t="57150" r="46355" b="5270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2564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6ADAB" id="Ink 11" o:spid="_x0000_s1026" type="#_x0000_t75" style="position:absolute;margin-left:344.2pt;margin-top:.35pt;width:11.35pt;height:24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">
                <v:imagedata r:id="rId42" o:title=""/>
              </v:shape>
            </w:pict>
          </mc:Fallback>
        </mc:AlternateContent>
      </w:r>
      <w:r w:rsidR="005D1873">
        <w:rPr>
          <w:sz w:val="22"/>
          <w:szCs w:val="22"/>
        </w:rPr>
        <w:t>WHAT TO SUBMIT</w:t>
      </w:r>
    </w:p>
    <w:p w14:paraId="35FC5E83" w14:textId="3437CABF" w:rsidR="005B33B4" w:rsidRPr="005B33B4" w:rsidRDefault="00994A05" w:rsidP="005B33B4">
      <w:pP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B69E198" wp14:editId="009C216B">
                <wp:simplePos x="0" y="0"/>
                <wp:positionH relativeFrom="column">
                  <wp:posOffset>5068025</wp:posOffset>
                </wp:positionH>
                <wp:positionV relativeFrom="paragraph">
                  <wp:posOffset>-6596</wp:posOffset>
                </wp:positionV>
                <wp:extent cx="95040" cy="125640"/>
                <wp:effectExtent l="57150" t="57150" r="19685" b="4635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50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DFC76" id="Ink 16" o:spid="_x0000_s1026" type="#_x0000_t75" style="position:absolute;margin-left:398.35pt;margin-top:-1.2pt;width:8.95pt;height:1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">
                <v:imagedata r:id="rId44" o:title=""/>
              </v:shape>
            </w:pict>
          </mc:Fallback>
        </mc:AlternateContent>
      </w:r>
      <w:r>
        <w:rPr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6B5FB2B" wp14:editId="6A2926BE">
                <wp:simplePos x="0" y="0"/>
                <wp:positionH relativeFrom="column">
                  <wp:posOffset>4539185</wp:posOffset>
                </wp:positionH>
                <wp:positionV relativeFrom="paragraph">
                  <wp:posOffset>-36836</wp:posOffset>
                </wp:positionV>
                <wp:extent cx="79560" cy="95040"/>
                <wp:effectExtent l="57150" t="57150" r="34925" b="5778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95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0B8D1" id="Ink 12" o:spid="_x0000_s1026" type="#_x0000_t75" style="position:absolute;margin-left:356.7pt;margin-top:-3.6pt;width:7.65pt;height:8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">
                <v:imagedata r:id="rId46" o:title=""/>
              </v:shape>
            </w:pict>
          </mc:Fallback>
        </mc:AlternateContent>
      </w:r>
      <w:r w:rsidR="005B33B4" w:rsidRPr="005B33B4">
        <w:rPr>
          <w:color w:val="000000"/>
          <w:sz w:val="24"/>
          <w:szCs w:val="24"/>
        </w:rPr>
        <w:t>The following are to be submitted</w:t>
      </w:r>
      <w:r w:rsidR="00F529F4">
        <w:rPr>
          <w:color w:val="000000"/>
          <w:sz w:val="24"/>
          <w:szCs w:val="24"/>
        </w:rPr>
        <w:t xml:space="preserve"> through Blackboard</w:t>
      </w:r>
      <w:r w:rsidR="005B33B4" w:rsidRPr="005B33B4">
        <w:rPr>
          <w:color w:val="000000"/>
          <w:sz w:val="24"/>
          <w:szCs w:val="24"/>
        </w:rPr>
        <w:t>:</w:t>
      </w:r>
    </w:p>
    <w:p w14:paraId="2DC29E0F" w14:textId="3C34489A" w:rsidR="00392904" w:rsidRDefault="00225088" w:rsidP="00046B99">
      <w:pPr>
        <w:rPr>
          <w:color w:val="000000"/>
          <w:sz w:val="24"/>
          <w:szCs w:val="24"/>
        </w:rPr>
      </w:pPr>
      <w:r w:rsidRPr="00046B99">
        <w:rPr>
          <w:color w:val="000000"/>
          <w:sz w:val="24"/>
          <w:szCs w:val="24"/>
        </w:rPr>
        <w:t xml:space="preserve">Your source code for </w:t>
      </w:r>
      <w:r w:rsidR="006142B2">
        <w:rPr>
          <w:color w:val="000000"/>
          <w:sz w:val="24"/>
          <w:szCs w:val="24"/>
        </w:rPr>
        <w:t xml:space="preserve">both </w:t>
      </w:r>
      <w:r w:rsidRPr="00046B99">
        <w:rPr>
          <w:color w:val="000000"/>
          <w:sz w:val="24"/>
          <w:szCs w:val="24"/>
        </w:rPr>
        <w:t xml:space="preserve">the producer and the consumer, as well as </w:t>
      </w:r>
      <w:r w:rsidR="00392904" w:rsidRPr="00046B99">
        <w:rPr>
          <w:color w:val="000000"/>
          <w:sz w:val="24"/>
          <w:szCs w:val="24"/>
        </w:rPr>
        <w:t>any output produced by y</w:t>
      </w:r>
      <w:r w:rsidR="00D43564" w:rsidRPr="00046B99">
        <w:rPr>
          <w:color w:val="000000"/>
          <w:sz w:val="24"/>
          <w:szCs w:val="24"/>
        </w:rPr>
        <w:t>our solution that clearly shows</w:t>
      </w:r>
      <w:r w:rsidR="00392904" w:rsidRPr="00046B99">
        <w:rPr>
          <w:color w:val="000000"/>
          <w:sz w:val="24"/>
          <w:szCs w:val="24"/>
        </w:rPr>
        <w:t xml:space="preserve"> </w:t>
      </w:r>
      <w:r w:rsidR="00CE3A30" w:rsidRPr="00046B99">
        <w:rPr>
          <w:color w:val="000000"/>
          <w:sz w:val="24"/>
          <w:szCs w:val="24"/>
        </w:rPr>
        <w:t>the following:</w:t>
      </w:r>
    </w:p>
    <w:p w14:paraId="1E367074" w14:textId="77777777" w:rsidR="0076695B" w:rsidRPr="00142236" w:rsidRDefault="00392904" w:rsidP="00142236">
      <w:pPr>
        <w:pStyle w:val="ListParagraph"/>
        <w:numPr>
          <w:ilvl w:val="0"/>
          <w:numId w:val="4"/>
        </w:numPr>
        <w:rPr>
          <w:rFonts w:eastAsia="Times New Roman"/>
          <w:sz w:val="22"/>
          <w:szCs w:val="24"/>
        </w:rPr>
      </w:pPr>
      <w:bookmarkStart w:id="0" w:name="_Hlk528121329"/>
      <w:r w:rsidRPr="00142236">
        <w:rPr>
          <w:sz w:val="24"/>
          <w:szCs w:val="24"/>
        </w:rPr>
        <w:t xml:space="preserve">The </w:t>
      </w:r>
      <w:r w:rsidR="000418A1" w:rsidRPr="00142236">
        <w:rPr>
          <w:sz w:val="24"/>
          <w:szCs w:val="24"/>
        </w:rPr>
        <w:t xml:space="preserve">contents of the file </w:t>
      </w:r>
      <w:r w:rsidR="000418A1" w:rsidRPr="00142236">
        <w:rPr>
          <w:i/>
          <w:sz w:val="24"/>
          <w:szCs w:val="24"/>
        </w:rPr>
        <w:t>numbers</w:t>
      </w:r>
      <w:r w:rsidR="00A01A5A" w:rsidRPr="00142236">
        <w:rPr>
          <w:i/>
          <w:sz w:val="24"/>
          <w:szCs w:val="24"/>
        </w:rPr>
        <w:t>.txt</w:t>
      </w:r>
      <w:r w:rsidR="000418A1" w:rsidRPr="00142236">
        <w:rPr>
          <w:i/>
          <w:sz w:val="24"/>
          <w:szCs w:val="24"/>
        </w:rPr>
        <w:t>,</w:t>
      </w:r>
      <w:r w:rsidRPr="00142236">
        <w:rPr>
          <w:sz w:val="24"/>
          <w:szCs w:val="24"/>
        </w:rPr>
        <w:t xml:space="preserve"> and</w:t>
      </w:r>
      <w:bookmarkEnd w:id="0"/>
    </w:p>
    <w:p w14:paraId="2984E52A" w14:textId="77BC0235" w:rsidR="00812E3E" w:rsidRPr="00142236" w:rsidRDefault="00142236" w:rsidP="00142236">
      <w:pPr>
        <w:pStyle w:val="ListParagraph"/>
        <w:numPr>
          <w:ilvl w:val="0"/>
          <w:numId w:val="4"/>
        </w:numPr>
        <w:rPr>
          <w:rFonts w:eastAsia="Times New Roman"/>
          <w:sz w:val="22"/>
          <w:szCs w:val="24"/>
        </w:rPr>
      </w:pPr>
      <w:r>
        <w:rPr>
          <w:sz w:val="24"/>
          <w:szCs w:val="24"/>
        </w:rPr>
        <w:t>I</w:t>
      </w:r>
      <w:r w:rsidR="00CA2B29" w:rsidRPr="00142236">
        <w:rPr>
          <w:sz w:val="24"/>
          <w:szCs w:val="24"/>
        </w:rPr>
        <w:t>nformation about</w:t>
      </w:r>
      <w:r w:rsidR="006870A2" w:rsidRPr="00142236">
        <w:rPr>
          <w:sz w:val="24"/>
          <w:szCs w:val="24"/>
        </w:rPr>
        <w:t xml:space="preserve"> </w:t>
      </w:r>
      <w:proofErr w:type="spellStart"/>
      <w:r w:rsidR="00362192" w:rsidRPr="00142236">
        <w:rPr>
          <w:sz w:val="24"/>
          <w:szCs w:val="24"/>
        </w:rPr>
        <w:t>pids</w:t>
      </w:r>
      <w:proofErr w:type="spellEnd"/>
      <w:r w:rsidR="00362192" w:rsidRPr="00142236">
        <w:rPr>
          <w:sz w:val="24"/>
          <w:szCs w:val="24"/>
        </w:rPr>
        <w:t xml:space="preserve"> of both </w:t>
      </w:r>
      <w:r w:rsidR="006870A2" w:rsidRPr="00142236">
        <w:rPr>
          <w:sz w:val="24"/>
          <w:szCs w:val="24"/>
        </w:rPr>
        <w:t>parent and child</w:t>
      </w:r>
      <w:r w:rsidR="00AC4C5F">
        <w:rPr>
          <w:sz w:val="24"/>
          <w:szCs w:val="24"/>
        </w:rPr>
        <w:t xml:space="preserve">, </w:t>
      </w:r>
      <w:r w:rsidR="00057EA0" w:rsidRPr="00142236">
        <w:rPr>
          <w:sz w:val="24"/>
          <w:szCs w:val="24"/>
        </w:rPr>
        <w:t xml:space="preserve">the file descriptor </w:t>
      </w:r>
      <w:proofErr w:type="spellStart"/>
      <w:r w:rsidR="00BF38D6" w:rsidRPr="00142236">
        <w:rPr>
          <w:i/>
          <w:sz w:val="24"/>
          <w:szCs w:val="24"/>
        </w:rPr>
        <w:t>fd</w:t>
      </w:r>
      <w:proofErr w:type="spellEnd"/>
      <w:r w:rsidR="00BF38D6" w:rsidRPr="00142236">
        <w:rPr>
          <w:sz w:val="24"/>
          <w:szCs w:val="24"/>
        </w:rPr>
        <w:t xml:space="preserve"> </w:t>
      </w:r>
      <w:r w:rsidR="00057EA0" w:rsidRPr="00142236">
        <w:rPr>
          <w:sz w:val="24"/>
          <w:szCs w:val="24"/>
        </w:rPr>
        <w:t xml:space="preserve">of your </w:t>
      </w:r>
      <w:r w:rsidR="00057EA0" w:rsidRPr="00142236">
        <w:rPr>
          <w:i/>
          <w:sz w:val="24"/>
          <w:szCs w:val="24"/>
        </w:rPr>
        <w:t>numbers</w:t>
      </w:r>
      <w:r w:rsidR="00A01A5A" w:rsidRPr="00142236">
        <w:rPr>
          <w:i/>
          <w:sz w:val="24"/>
          <w:szCs w:val="24"/>
        </w:rPr>
        <w:t>.txt</w:t>
      </w:r>
      <w:r w:rsidR="00057EA0" w:rsidRPr="00142236">
        <w:rPr>
          <w:sz w:val="24"/>
          <w:szCs w:val="24"/>
        </w:rPr>
        <w:t xml:space="preserve"> file</w:t>
      </w:r>
      <w:r w:rsidR="00BF38D6" w:rsidRPr="00142236">
        <w:rPr>
          <w:sz w:val="24"/>
          <w:szCs w:val="24"/>
        </w:rPr>
        <w:t>,</w:t>
      </w:r>
      <w:r w:rsidR="00B1368F" w:rsidRPr="00142236">
        <w:rPr>
          <w:sz w:val="24"/>
          <w:szCs w:val="24"/>
        </w:rPr>
        <w:t xml:space="preserve"> and </w:t>
      </w:r>
      <w:r w:rsidR="00227BAB">
        <w:rPr>
          <w:sz w:val="24"/>
          <w:szCs w:val="24"/>
        </w:rPr>
        <w:t>a screenshot of</w:t>
      </w:r>
      <w:r w:rsidR="00B1368F" w:rsidRPr="00142236">
        <w:rPr>
          <w:sz w:val="24"/>
          <w:szCs w:val="24"/>
        </w:rPr>
        <w:t xml:space="preserve"> </w:t>
      </w:r>
      <w:r w:rsidR="00227BAB">
        <w:rPr>
          <w:sz w:val="24"/>
          <w:szCs w:val="24"/>
        </w:rPr>
        <w:t xml:space="preserve">the </w:t>
      </w:r>
      <w:r w:rsidR="00B1368F" w:rsidRPr="00142236">
        <w:rPr>
          <w:sz w:val="24"/>
          <w:szCs w:val="24"/>
        </w:rPr>
        <w:t>output of your consumer program</w:t>
      </w:r>
      <w:r w:rsidR="006870A2" w:rsidRPr="00142236">
        <w:rPr>
          <w:sz w:val="24"/>
          <w:szCs w:val="24"/>
        </w:rPr>
        <w:t>.  You are to</w:t>
      </w:r>
      <w:r w:rsidR="00CA2B29" w:rsidRPr="00142236">
        <w:rPr>
          <w:sz w:val="24"/>
          <w:szCs w:val="24"/>
        </w:rPr>
        <w:t xml:space="preserve"> use the following format to structure you</w:t>
      </w:r>
      <w:r w:rsidR="00CE3A30" w:rsidRPr="00142236">
        <w:rPr>
          <w:sz w:val="24"/>
          <w:szCs w:val="24"/>
        </w:rPr>
        <w:t>r</w:t>
      </w:r>
      <w:r w:rsidR="00CA2B29" w:rsidRPr="00142236">
        <w:rPr>
          <w:sz w:val="24"/>
          <w:szCs w:val="24"/>
        </w:rPr>
        <w:t xml:space="preserve"> output:</w:t>
      </w:r>
    </w:p>
    <w:p w14:paraId="6A58399F" w14:textId="2E32DF91" w:rsidR="00057EA0" w:rsidRPr="00057EA0" w:rsidRDefault="00057EA0" w:rsidP="00525258">
      <w:pPr>
        <w:pStyle w:val="ListParagraph"/>
        <w:numPr>
          <w:ilvl w:val="0"/>
          <w:numId w:val="2"/>
        </w:numPr>
        <w:rPr>
          <w:rFonts w:eastAsia="Times New Roman"/>
          <w:color w:val="FF0000"/>
          <w:sz w:val="22"/>
          <w:szCs w:val="24"/>
        </w:rPr>
      </w:pPr>
      <w:r>
        <w:rPr>
          <w:color w:val="000000"/>
          <w:sz w:val="24"/>
          <w:szCs w:val="24"/>
        </w:rPr>
        <w:t xml:space="preserve">File </w:t>
      </w:r>
      <w:r w:rsidRPr="00225088">
        <w:rPr>
          <w:i/>
          <w:color w:val="000000"/>
          <w:sz w:val="24"/>
          <w:szCs w:val="24"/>
        </w:rPr>
        <w:t>numbers</w:t>
      </w:r>
      <w:r w:rsidR="00A01A5A">
        <w:rPr>
          <w:i/>
          <w:color w:val="000000"/>
          <w:sz w:val="24"/>
          <w:szCs w:val="24"/>
        </w:rPr>
        <w:t>.txt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fd</w:t>
      </w:r>
      <w:proofErr w:type="spellEnd"/>
      <w:r>
        <w:rPr>
          <w:color w:val="000000"/>
          <w:sz w:val="24"/>
          <w:szCs w:val="24"/>
        </w:rPr>
        <w:t xml:space="preserve"> </w:t>
      </w:r>
      <w:r w:rsidR="00571923">
        <w:rPr>
          <w:color w:val="000000"/>
          <w:sz w:val="24"/>
          <w:szCs w:val="24"/>
        </w:rPr>
        <w:t xml:space="preserve">is: </w:t>
      </w:r>
      <w:r>
        <w:rPr>
          <w:color w:val="000000"/>
          <w:sz w:val="24"/>
          <w:szCs w:val="24"/>
        </w:rPr>
        <w:t xml:space="preserve"> </w:t>
      </w:r>
      <w:r w:rsidRPr="002E5CA1">
        <w:rPr>
          <w:i/>
          <w:color w:val="000000"/>
          <w:sz w:val="24"/>
          <w:szCs w:val="24"/>
        </w:rPr>
        <w:t>fd-of-numbers</w:t>
      </w:r>
      <w:r w:rsidR="00362192">
        <w:rPr>
          <w:i/>
          <w:color w:val="000000"/>
          <w:sz w:val="24"/>
          <w:szCs w:val="24"/>
        </w:rPr>
        <w:t>.txt</w:t>
      </w:r>
      <w:r w:rsidR="00B1368F" w:rsidRPr="002E5CA1">
        <w:rPr>
          <w:i/>
          <w:color w:val="000000"/>
          <w:sz w:val="24"/>
          <w:szCs w:val="24"/>
        </w:rPr>
        <w:t>.</w:t>
      </w:r>
    </w:p>
    <w:p w14:paraId="55A77FE6" w14:textId="77777777" w:rsidR="00057EA0" w:rsidRPr="002E5CA1" w:rsidRDefault="00A01A5A" w:rsidP="00525258">
      <w:pPr>
        <w:pStyle w:val="ListParagraph"/>
        <w:numPr>
          <w:ilvl w:val="0"/>
          <w:numId w:val="2"/>
        </w:numPr>
        <w:rPr>
          <w:rFonts w:eastAsia="Times New Roman"/>
          <w:i/>
          <w:color w:val="FF0000"/>
          <w:sz w:val="22"/>
          <w:szCs w:val="24"/>
        </w:rPr>
      </w:pPr>
      <w:r>
        <w:rPr>
          <w:color w:val="000000"/>
          <w:sz w:val="24"/>
          <w:szCs w:val="24"/>
        </w:rPr>
        <w:t>Contents of f</w:t>
      </w:r>
      <w:r w:rsidR="00057EA0">
        <w:rPr>
          <w:color w:val="000000"/>
          <w:sz w:val="24"/>
          <w:szCs w:val="24"/>
        </w:rPr>
        <w:t xml:space="preserve">ile </w:t>
      </w:r>
      <w:r w:rsidR="00057EA0" w:rsidRPr="00225088">
        <w:rPr>
          <w:i/>
          <w:color w:val="000000"/>
          <w:sz w:val="24"/>
          <w:szCs w:val="24"/>
        </w:rPr>
        <w:t>numbers</w:t>
      </w:r>
      <w:r>
        <w:rPr>
          <w:i/>
          <w:color w:val="000000"/>
          <w:sz w:val="24"/>
          <w:szCs w:val="24"/>
        </w:rPr>
        <w:t>.txt</w:t>
      </w:r>
      <w:r w:rsidR="00057EA0">
        <w:rPr>
          <w:color w:val="000000"/>
          <w:sz w:val="24"/>
          <w:szCs w:val="24"/>
        </w:rPr>
        <w:t xml:space="preserve">: </w:t>
      </w:r>
      <w:r w:rsidR="00057EA0" w:rsidRPr="002E5CA1">
        <w:rPr>
          <w:i/>
          <w:color w:val="000000"/>
          <w:sz w:val="24"/>
          <w:szCs w:val="24"/>
        </w:rPr>
        <w:t>a listing of the 20 integers</w:t>
      </w:r>
      <w:r w:rsidR="00B1368F" w:rsidRPr="002E5CA1">
        <w:rPr>
          <w:i/>
          <w:color w:val="000000"/>
          <w:sz w:val="24"/>
          <w:szCs w:val="24"/>
        </w:rPr>
        <w:t>.</w:t>
      </w:r>
    </w:p>
    <w:p w14:paraId="15E26D0E" w14:textId="77777777" w:rsidR="00127D3B" w:rsidRPr="00127D3B" w:rsidRDefault="00057EA0" w:rsidP="00127D3B">
      <w:pPr>
        <w:pStyle w:val="ListParagraph"/>
        <w:numPr>
          <w:ilvl w:val="0"/>
          <w:numId w:val="2"/>
        </w:numPr>
        <w:rPr>
          <w:rFonts w:eastAsia="Times New Roman"/>
          <w:color w:val="FF0000"/>
          <w:sz w:val="22"/>
          <w:szCs w:val="24"/>
        </w:rPr>
      </w:pPr>
      <w:r>
        <w:rPr>
          <w:color w:val="000000"/>
          <w:sz w:val="24"/>
          <w:szCs w:val="24"/>
        </w:rPr>
        <w:t>A screenshot of your terminal</w:t>
      </w:r>
      <w:r w:rsidR="00B1368F">
        <w:rPr>
          <w:color w:val="000000"/>
          <w:sz w:val="24"/>
          <w:szCs w:val="24"/>
        </w:rPr>
        <w:t xml:space="preserve"> showing </w:t>
      </w:r>
      <w:r w:rsidR="00127D3B">
        <w:rPr>
          <w:color w:val="000000"/>
          <w:sz w:val="24"/>
          <w:szCs w:val="24"/>
        </w:rPr>
        <w:t xml:space="preserve">both (1) </w:t>
      </w:r>
      <w:r w:rsidR="00B1368F">
        <w:rPr>
          <w:color w:val="000000"/>
          <w:sz w:val="24"/>
          <w:szCs w:val="24"/>
        </w:rPr>
        <w:t>the even numbers returned by your consumer program</w:t>
      </w:r>
      <w:r w:rsidR="00127D3B">
        <w:rPr>
          <w:color w:val="000000"/>
          <w:sz w:val="24"/>
          <w:szCs w:val="24"/>
        </w:rPr>
        <w:t xml:space="preserve"> as well as (2) the sum of the odd numbers</w:t>
      </w:r>
      <w:r w:rsidR="00B1368F">
        <w:rPr>
          <w:color w:val="000000"/>
          <w:sz w:val="24"/>
          <w:szCs w:val="24"/>
        </w:rPr>
        <w:t>.</w:t>
      </w:r>
      <w:r w:rsidR="00CA2B29">
        <w:rPr>
          <w:color w:val="000000"/>
          <w:sz w:val="24"/>
          <w:szCs w:val="24"/>
        </w:rPr>
        <w:t xml:space="preserve"> </w:t>
      </w:r>
    </w:p>
    <w:p w14:paraId="2A7E650A" w14:textId="77777777" w:rsidR="00CA2B29" w:rsidRPr="00CA2B29" w:rsidRDefault="00CA2B29" w:rsidP="00525258">
      <w:pPr>
        <w:pStyle w:val="ListParagraph"/>
        <w:numPr>
          <w:ilvl w:val="0"/>
          <w:numId w:val="2"/>
        </w:numPr>
        <w:rPr>
          <w:rFonts w:eastAsia="Times New Roman"/>
          <w:color w:val="FF0000"/>
          <w:sz w:val="22"/>
          <w:szCs w:val="24"/>
        </w:rPr>
      </w:pPr>
      <w:r>
        <w:rPr>
          <w:color w:val="000000"/>
          <w:sz w:val="24"/>
          <w:szCs w:val="24"/>
        </w:rPr>
        <w:t>Parent</w:t>
      </w:r>
      <w:r w:rsidR="0050137B">
        <w:rPr>
          <w:color w:val="000000"/>
          <w:sz w:val="24"/>
          <w:szCs w:val="24"/>
        </w:rPr>
        <w:t xml:space="preserve"> Process</w:t>
      </w:r>
      <w:r>
        <w:rPr>
          <w:color w:val="000000"/>
          <w:sz w:val="24"/>
          <w:szCs w:val="24"/>
        </w:rPr>
        <w:t xml:space="preserve">: My </w:t>
      </w:r>
      <w:proofErr w:type="spellStart"/>
      <w:r>
        <w:rPr>
          <w:color w:val="000000"/>
          <w:sz w:val="24"/>
          <w:szCs w:val="24"/>
        </w:rPr>
        <w:t>pid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 w:rsidRPr="00CA2B29">
        <w:rPr>
          <w:i/>
          <w:color w:val="000000"/>
          <w:sz w:val="24"/>
          <w:szCs w:val="24"/>
        </w:rPr>
        <w:t>pid</w:t>
      </w:r>
      <w:proofErr w:type="spellEnd"/>
      <w:r w:rsidRPr="00CA2B29">
        <w:rPr>
          <w:i/>
          <w:color w:val="000000"/>
          <w:sz w:val="24"/>
          <w:szCs w:val="24"/>
        </w:rPr>
        <w:t>-of-parent</w:t>
      </w:r>
      <w:r>
        <w:rPr>
          <w:color w:val="000000"/>
          <w:sz w:val="24"/>
          <w:szCs w:val="24"/>
        </w:rPr>
        <w:t xml:space="preserve">. I created child </w:t>
      </w:r>
      <w:proofErr w:type="spellStart"/>
      <w:r>
        <w:rPr>
          <w:color w:val="000000"/>
          <w:sz w:val="24"/>
          <w:szCs w:val="24"/>
        </w:rPr>
        <w:t>pid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 w:rsidRPr="00CA2B29">
        <w:rPr>
          <w:i/>
          <w:color w:val="000000"/>
          <w:sz w:val="24"/>
          <w:szCs w:val="24"/>
        </w:rPr>
        <w:t>pid</w:t>
      </w:r>
      <w:proofErr w:type="spellEnd"/>
      <w:r w:rsidRPr="00CA2B29">
        <w:rPr>
          <w:i/>
          <w:color w:val="000000"/>
          <w:sz w:val="24"/>
          <w:szCs w:val="24"/>
        </w:rPr>
        <w:t>-of-child</w:t>
      </w:r>
      <w:r w:rsidR="00B1368F">
        <w:rPr>
          <w:i/>
          <w:color w:val="000000"/>
          <w:sz w:val="24"/>
          <w:szCs w:val="24"/>
        </w:rPr>
        <w:t>.</w:t>
      </w:r>
    </w:p>
    <w:p w14:paraId="4DF6F7E4" w14:textId="2E7ADD1E" w:rsidR="003C1EB8" w:rsidRPr="002A550C" w:rsidRDefault="00CA2B29" w:rsidP="003C1EB8">
      <w:pPr>
        <w:pStyle w:val="ListParagraph"/>
        <w:numPr>
          <w:ilvl w:val="0"/>
          <w:numId w:val="2"/>
        </w:numPr>
        <w:rPr>
          <w:rFonts w:eastAsia="Times New Roman"/>
          <w:color w:val="FF0000"/>
          <w:sz w:val="22"/>
          <w:szCs w:val="24"/>
        </w:rPr>
      </w:pPr>
      <w:r>
        <w:rPr>
          <w:color w:val="000000"/>
          <w:sz w:val="24"/>
          <w:szCs w:val="24"/>
        </w:rPr>
        <w:t>Child</w:t>
      </w:r>
      <w:r w:rsidR="0050137B">
        <w:rPr>
          <w:color w:val="000000"/>
          <w:sz w:val="24"/>
          <w:szCs w:val="24"/>
        </w:rPr>
        <w:t xml:space="preserve"> Process</w:t>
      </w:r>
      <w:r>
        <w:rPr>
          <w:color w:val="000000"/>
          <w:sz w:val="24"/>
          <w:szCs w:val="24"/>
        </w:rPr>
        <w:t xml:space="preserve">: My </w:t>
      </w:r>
      <w:proofErr w:type="spellStart"/>
      <w:r>
        <w:rPr>
          <w:color w:val="000000"/>
          <w:sz w:val="24"/>
          <w:szCs w:val="24"/>
        </w:rPr>
        <w:t>pid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 w:rsidRPr="00CA2B29">
        <w:rPr>
          <w:i/>
          <w:color w:val="000000"/>
          <w:sz w:val="24"/>
          <w:szCs w:val="24"/>
        </w:rPr>
        <w:t>pid</w:t>
      </w:r>
      <w:proofErr w:type="spellEnd"/>
      <w:r w:rsidRPr="00CA2B29">
        <w:rPr>
          <w:i/>
          <w:color w:val="000000"/>
          <w:sz w:val="24"/>
          <w:szCs w:val="24"/>
        </w:rPr>
        <w:t>-of-child</w:t>
      </w:r>
      <w:r>
        <w:rPr>
          <w:color w:val="000000"/>
          <w:sz w:val="24"/>
          <w:szCs w:val="24"/>
        </w:rPr>
        <w:t xml:space="preserve">. My parent </w:t>
      </w:r>
      <w:proofErr w:type="spellStart"/>
      <w:r>
        <w:rPr>
          <w:color w:val="000000"/>
          <w:sz w:val="24"/>
          <w:szCs w:val="24"/>
        </w:rPr>
        <w:t>pid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 w:rsidRPr="00CA2B29">
        <w:rPr>
          <w:i/>
          <w:color w:val="000000"/>
          <w:sz w:val="24"/>
          <w:szCs w:val="24"/>
        </w:rPr>
        <w:t>pid</w:t>
      </w:r>
      <w:proofErr w:type="spellEnd"/>
      <w:r w:rsidRPr="00CA2B29">
        <w:rPr>
          <w:i/>
          <w:color w:val="000000"/>
          <w:sz w:val="24"/>
          <w:szCs w:val="24"/>
        </w:rPr>
        <w:t>-of-parent</w:t>
      </w:r>
      <w:r w:rsidR="00B1368F">
        <w:rPr>
          <w:i/>
          <w:color w:val="000000"/>
          <w:sz w:val="24"/>
          <w:szCs w:val="24"/>
        </w:rPr>
        <w:t>.</w:t>
      </w:r>
    </w:p>
    <w:p w14:paraId="57560354" w14:textId="406CF35A" w:rsidR="0073519C" w:rsidRPr="0073519C" w:rsidRDefault="00526239" w:rsidP="0073519C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2EC095E5" wp14:editId="74813AE8">
                <wp:simplePos x="0" y="0"/>
                <wp:positionH relativeFrom="column">
                  <wp:posOffset>4678164</wp:posOffset>
                </wp:positionH>
                <wp:positionV relativeFrom="paragraph">
                  <wp:posOffset>-538085</wp:posOffset>
                </wp:positionV>
                <wp:extent cx="42120" cy="247680"/>
                <wp:effectExtent l="57150" t="38100" r="53340" b="3810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212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F05E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6" o:spid="_x0000_s1026" type="#_x0000_t75" style="position:absolute;margin-left:367.65pt;margin-top:-43.05pt;width:4.7pt;height:20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">
                <v:imagedata r:id="rId4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2F90979" wp14:editId="6FF3B2BE">
                <wp:simplePos x="0" y="0"/>
                <wp:positionH relativeFrom="column">
                  <wp:posOffset>4500324</wp:posOffset>
                </wp:positionH>
                <wp:positionV relativeFrom="paragraph">
                  <wp:posOffset>-576245</wp:posOffset>
                </wp:positionV>
                <wp:extent cx="264960" cy="175680"/>
                <wp:effectExtent l="57150" t="38100" r="0" b="5334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6496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1A8C9" id="Ink 265" o:spid="_x0000_s1026" type="#_x0000_t75" style="position:absolute;margin-left:353.65pt;margin-top:-46.05pt;width:22.25pt;height:15.2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">
                <v:imagedata r:id="rId5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263210C7" wp14:editId="51FC46C0">
                <wp:simplePos x="0" y="0"/>
                <wp:positionH relativeFrom="column">
                  <wp:posOffset>3273804</wp:posOffset>
                </wp:positionH>
                <wp:positionV relativeFrom="paragraph">
                  <wp:posOffset>-511445</wp:posOffset>
                </wp:positionV>
                <wp:extent cx="895320" cy="230760"/>
                <wp:effectExtent l="57150" t="38100" r="0" b="5524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9532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76870" id="Ink 264" o:spid="_x0000_s1026" type="#_x0000_t75" style="position:absolute;margin-left:257.1pt;margin-top:-40.95pt;width:71.95pt;height:19.5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">
                <v:imagedata r:id="rId5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79F7AF91" wp14:editId="4E72ABC7">
                <wp:simplePos x="0" y="0"/>
                <wp:positionH relativeFrom="column">
                  <wp:posOffset>3102444</wp:posOffset>
                </wp:positionH>
                <wp:positionV relativeFrom="paragraph">
                  <wp:posOffset>-582005</wp:posOffset>
                </wp:positionV>
                <wp:extent cx="157680" cy="315720"/>
                <wp:effectExtent l="57150" t="38100" r="0" b="4635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5768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4E322" id="Ink 263" o:spid="_x0000_s1026" type="#_x0000_t75" style="position:absolute;margin-left:243.6pt;margin-top:-46.55pt;width:13.8pt;height:26.2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">
                <v:imagedata r:id="rId54" o:title=""/>
              </v:shape>
            </w:pict>
          </mc:Fallback>
        </mc:AlternateContent>
      </w:r>
      <w:r w:rsidR="0073519C" w:rsidRPr="0073519C">
        <w:rPr>
          <w:sz w:val="24"/>
          <w:szCs w:val="24"/>
        </w:rPr>
        <w:t xml:space="preserve">All </w:t>
      </w:r>
      <w:r w:rsidR="0073519C">
        <w:rPr>
          <w:sz w:val="24"/>
          <w:szCs w:val="24"/>
        </w:rPr>
        <w:t xml:space="preserve">above </w:t>
      </w:r>
      <w:r w:rsidR="0073519C" w:rsidRPr="0073519C">
        <w:rPr>
          <w:sz w:val="24"/>
          <w:szCs w:val="24"/>
        </w:rPr>
        <w:t xml:space="preserve">related files must be placed in a Compressed (zipped) folder (.zip). Your (.zip) folder must follow the format: </w:t>
      </w:r>
      <w:r w:rsidR="0073519C" w:rsidRPr="0073519C">
        <w:rPr>
          <w:i/>
          <w:iCs/>
          <w:sz w:val="24"/>
          <w:szCs w:val="24"/>
        </w:rPr>
        <w:t>4</w:t>
      </w:r>
      <w:r w:rsidR="0073519C">
        <w:rPr>
          <w:i/>
          <w:iCs/>
          <w:sz w:val="24"/>
          <w:szCs w:val="24"/>
        </w:rPr>
        <w:t>12</w:t>
      </w:r>
      <w:r w:rsidR="0073519C" w:rsidRPr="0073519C">
        <w:rPr>
          <w:i/>
          <w:iCs/>
          <w:sz w:val="24"/>
          <w:szCs w:val="24"/>
        </w:rPr>
        <w:t xml:space="preserve"> Programming</w:t>
      </w:r>
      <w:r w:rsidR="0073519C" w:rsidRPr="0073519C">
        <w:rPr>
          <w:sz w:val="24"/>
          <w:szCs w:val="24"/>
        </w:rPr>
        <w:t xml:space="preserve"> </w:t>
      </w:r>
      <w:r w:rsidR="0073519C" w:rsidRPr="0073519C">
        <w:rPr>
          <w:i/>
          <w:iCs/>
          <w:sz w:val="24"/>
          <w:szCs w:val="24"/>
        </w:rPr>
        <w:t xml:space="preserve">Assignment </w:t>
      </w:r>
      <w:r w:rsidR="0073519C">
        <w:rPr>
          <w:i/>
          <w:iCs/>
          <w:sz w:val="24"/>
          <w:szCs w:val="24"/>
        </w:rPr>
        <w:t>4</w:t>
      </w:r>
      <w:r w:rsidR="0073519C" w:rsidRPr="0073519C">
        <w:rPr>
          <w:i/>
          <w:iCs/>
          <w:sz w:val="24"/>
          <w:szCs w:val="24"/>
        </w:rPr>
        <w:t xml:space="preserve"> Your Name</w:t>
      </w:r>
      <w:r w:rsidR="0073519C" w:rsidRPr="0073519C">
        <w:rPr>
          <w:sz w:val="24"/>
          <w:szCs w:val="24"/>
        </w:rPr>
        <w:t>. Marks will be deducted if you do not follow this requirement.</w:t>
      </w:r>
    </w:p>
    <w:p w14:paraId="3A818A83" w14:textId="2E55940E" w:rsidR="002A550C" w:rsidRPr="002A550C" w:rsidRDefault="00AC1935" w:rsidP="002A550C">
      <w:pPr>
        <w:rPr>
          <w:rFonts w:eastAsia="Times New Roman"/>
          <w:color w:val="FF0000"/>
          <w:sz w:val="22"/>
          <w:szCs w:val="24"/>
        </w:rPr>
      </w:pPr>
      <w:ins w:id="1" w:author="Lloyd-Jones, Thomas J" w:date="2022-02-22T23:47:00Z">
        <w:r>
          <w:rPr>
            <w:rFonts w:eastAsia="Times New Roman"/>
            <w:noProof/>
            <w:color w:val="FF0000"/>
            <w:sz w:val="22"/>
            <w:szCs w:val="24"/>
          </w:rPr>
          <mc:AlternateContent>
            <mc:Choice Requires="wpi">
              <w:drawing>
                <wp:anchor distT="0" distB="0" distL="114300" distR="114300" simplePos="0" relativeHeight="252009472" behindDoc="0" locked="0" layoutInCell="1" allowOverlap="1" wp14:anchorId="2AD8E4F7" wp14:editId="391C40B9">
                  <wp:simplePos x="0" y="0"/>
                  <wp:positionH relativeFrom="column">
                    <wp:posOffset>2680970</wp:posOffset>
                  </wp:positionH>
                  <wp:positionV relativeFrom="paragraph">
                    <wp:posOffset>294005</wp:posOffset>
                  </wp:positionV>
                  <wp:extent cx="1915685" cy="794385"/>
                  <wp:effectExtent l="57150" t="38100" r="46990" b="43815"/>
                  <wp:wrapNone/>
                  <wp:docPr id="162" name="Ink 162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55">
                        <w14:nvContentPartPr>
                          <w14:cNvContentPartPr/>
                        </w14:nvContentPartPr>
                        <w14:xfrm>
                          <a:off x="0" y="0"/>
                          <a:ext cx="1915685" cy="794385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type w14:anchorId="11284794"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nk 162" o:spid="_x0000_s1026" type="#_x0000_t75" style="position:absolute;margin-left:210.4pt;margin-top:22.45pt;width:152.3pt;height:63.9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">
                  <v:imagedata r:id="rId56" o:title=""/>
                </v:shape>
              </w:pict>
            </mc:Fallback>
          </mc:AlternateContent>
        </w:r>
      </w:ins>
      <w:r w:rsidR="00970D1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74C3323" wp14:editId="521CAB75">
                <wp:simplePos x="0" y="0"/>
                <wp:positionH relativeFrom="column">
                  <wp:posOffset>726411</wp:posOffset>
                </wp:positionH>
                <wp:positionV relativeFrom="paragraph">
                  <wp:posOffset>2047571</wp:posOffset>
                </wp:positionV>
                <wp:extent cx="212400" cy="95400"/>
                <wp:effectExtent l="57150" t="57150" r="0" b="3810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124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009EA" id="Ink 359" o:spid="_x0000_s1026" type="#_x0000_t75" style="position:absolute;margin-left:56.5pt;margin-top:160.55pt;width:18.1pt;height:8.9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">
                <v:imagedata r:id="rId58" o:title=""/>
              </v:shape>
            </w:pict>
          </mc:Fallback>
        </mc:AlternateContent>
      </w:r>
      <w:r w:rsidR="00970D1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123530A4" wp14:editId="2BF4E27D">
                <wp:simplePos x="0" y="0"/>
                <wp:positionH relativeFrom="column">
                  <wp:posOffset>727131</wp:posOffset>
                </wp:positionH>
                <wp:positionV relativeFrom="paragraph">
                  <wp:posOffset>2099411</wp:posOffset>
                </wp:positionV>
                <wp:extent cx="9720" cy="78120"/>
                <wp:effectExtent l="57150" t="38100" r="47625" b="5524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7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7784B" id="Ink 358" o:spid="_x0000_s1026" type="#_x0000_t75" style="position:absolute;margin-left:56.55pt;margin-top:164.6pt;width:2.15pt;height:7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">
                <v:imagedata r:id="rId60" o:title=""/>
              </v:shape>
            </w:pict>
          </mc:Fallback>
        </mc:AlternateContent>
      </w:r>
      <w:r w:rsidR="00970D1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700C41C5" wp14:editId="39E946A8">
                <wp:simplePos x="0" y="0"/>
                <wp:positionH relativeFrom="column">
                  <wp:posOffset>562251</wp:posOffset>
                </wp:positionH>
                <wp:positionV relativeFrom="paragraph">
                  <wp:posOffset>2070251</wp:posOffset>
                </wp:positionV>
                <wp:extent cx="108720" cy="81360"/>
                <wp:effectExtent l="19050" t="57150" r="5715" b="5207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087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82FAD" id="Ink 357" o:spid="_x0000_s1026" type="#_x0000_t75" style="position:absolute;margin-left:43.55pt;margin-top:162.3pt;width:9.95pt;height:7.8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">
                <v:imagedata r:id="rId62" o:title=""/>
              </v:shape>
            </w:pict>
          </mc:Fallback>
        </mc:AlternateContent>
      </w:r>
      <w:r w:rsidR="00970D1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A7A2EE5" wp14:editId="298E8C68">
                <wp:simplePos x="0" y="0"/>
                <wp:positionH relativeFrom="column">
                  <wp:posOffset>448851</wp:posOffset>
                </wp:positionH>
                <wp:positionV relativeFrom="paragraph">
                  <wp:posOffset>2102651</wp:posOffset>
                </wp:positionV>
                <wp:extent cx="33480" cy="76320"/>
                <wp:effectExtent l="38100" t="57150" r="43180" b="3810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34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54C5E" id="Ink 356" o:spid="_x0000_s1026" type="#_x0000_t75" style="position:absolute;margin-left:34.65pt;margin-top:164.85pt;width:4.1pt;height:7.4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">
                <v:imagedata r:id="rId64" o:title=""/>
              </v:shape>
            </w:pict>
          </mc:Fallback>
        </mc:AlternateContent>
      </w:r>
      <w:r w:rsidR="00970D1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3D3A269" wp14:editId="014371B4">
                <wp:simplePos x="0" y="0"/>
                <wp:positionH relativeFrom="column">
                  <wp:posOffset>403851</wp:posOffset>
                </wp:positionH>
                <wp:positionV relativeFrom="paragraph">
                  <wp:posOffset>2086811</wp:posOffset>
                </wp:positionV>
                <wp:extent cx="28080" cy="57240"/>
                <wp:effectExtent l="38100" t="57150" r="29210" b="5715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80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BFB23" id="Ink 355" o:spid="_x0000_s1026" type="#_x0000_t75" style="position:absolute;margin-left:31.1pt;margin-top:163.6pt;width:3.6pt;height:5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">
                <v:imagedata r:id="rId66" o:title=""/>
              </v:shape>
            </w:pict>
          </mc:Fallback>
        </mc:AlternateContent>
      </w:r>
      <w:r w:rsidR="00970D1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4B356A3A" wp14:editId="5EBA8DE2">
                <wp:simplePos x="0" y="0"/>
                <wp:positionH relativeFrom="column">
                  <wp:posOffset>292611</wp:posOffset>
                </wp:positionH>
                <wp:positionV relativeFrom="paragraph">
                  <wp:posOffset>2113091</wp:posOffset>
                </wp:positionV>
                <wp:extent cx="36360" cy="50760"/>
                <wp:effectExtent l="38100" t="38100" r="40005" b="4508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3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7591E" id="Ink 354" o:spid="_x0000_s1026" type="#_x0000_t75" style="position:absolute;margin-left:22.35pt;margin-top:165.7pt;width:4.25pt;height:5.4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">
                <v:imagedata r:id="rId68" o:title=""/>
              </v:shape>
            </w:pict>
          </mc:Fallback>
        </mc:AlternateContent>
      </w:r>
      <w:r w:rsidR="00970D1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56004FF1" wp14:editId="696626D6">
                <wp:simplePos x="0" y="0"/>
                <wp:positionH relativeFrom="column">
                  <wp:posOffset>244011</wp:posOffset>
                </wp:positionH>
                <wp:positionV relativeFrom="paragraph">
                  <wp:posOffset>2115611</wp:posOffset>
                </wp:positionV>
                <wp:extent cx="38880" cy="50040"/>
                <wp:effectExtent l="57150" t="38100" r="37465" b="4572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88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BA23E" id="Ink 353" o:spid="_x0000_s1026" type="#_x0000_t75" style="position:absolute;margin-left:18.5pt;margin-top:165.9pt;width:4.45pt;height:5.4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">
                <v:imagedata r:id="rId70" o:title=""/>
              </v:shape>
            </w:pict>
          </mc:Fallback>
        </mc:AlternateContent>
      </w:r>
      <w:r w:rsidR="00970D1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460DDE7" wp14:editId="5117D69D">
                <wp:simplePos x="0" y="0"/>
                <wp:positionH relativeFrom="column">
                  <wp:posOffset>195411</wp:posOffset>
                </wp:positionH>
                <wp:positionV relativeFrom="paragraph">
                  <wp:posOffset>2107331</wp:posOffset>
                </wp:positionV>
                <wp:extent cx="35280" cy="52200"/>
                <wp:effectExtent l="38100" t="57150" r="41275" b="4318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52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F2164" id="Ink 352" o:spid="_x0000_s1026" type="#_x0000_t75" style="position:absolute;margin-left:14.7pt;margin-top:165.25pt;width:4.2pt;height:5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">
                <v:imagedata r:id="rId72" o:title=""/>
              </v:shape>
            </w:pict>
          </mc:Fallback>
        </mc:AlternateContent>
      </w:r>
      <w:r w:rsidR="00970D1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2FEE6AA8" wp14:editId="27951A4C">
                <wp:simplePos x="0" y="0"/>
                <wp:positionH relativeFrom="column">
                  <wp:posOffset>124131</wp:posOffset>
                </wp:positionH>
                <wp:positionV relativeFrom="paragraph">
                  <wp:posOffset>2111651</wp:posOffset>
                </wp:positionV>
                <wp:extent cx="64800" cy="72360"/>
                <wp:effectExtent l="38100" t="38100" r="49530" b="4254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48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49C8B" id="Ink 351" o:spid="_x0000_s1026" type="#_x0000_t75" style="position:absolute;margin-left:9.05pt;margin-top:165.55pt;width:6.5pt;height:7.1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">
                <v:imagedata r:id="rId74" o:title=""/>
              </v:shape>
            </w:pict>
          </mc:Fallback>
        </mc:AlternateContent>
      </w:r>
      <w:r w:rsidR="0070391D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4C8D9EBA" wp14:editId="5B58A3A3">
                <wp:simplePos x="0" y="0"/>
                <wp:positionH relativeFrom="column">
                  <wp:posOffset>-281589</wp:posOffset>
                </wp:positionH>
                <wp:positionV relativeFrom="paragraph">
                  <wp:posOffset>1955856</wp:posOffset>
                </wp:positionV>
                <wp:extent cx="51120" cy="104400"/>
                <wp:effectExtent l="38100" t="38100" r="25400" b="4826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11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6E147" id="Ink 350" o:spid="_x0000_s1026" type="#_x0000_t75" style="position:absolute;margin-left:-22.85pt;margin-top:153.3pt;width:5.45pt;height:9.6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">
                <v:imagedata r:id="rId76" o:title=""/>
              </v:shape>
            </w:pict>
          </mc:Fallback>
        </mc:AlternateContent>
      </w:r>
      <w:r w:rsidR="0070391D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F06C133" wp14:editId="78CC241A">
                <wp:simplePos x="0" y="0"/>
                <wp:positionH relativeFrom="column">
                  <wp:posOffset>310971</wp:posOffset>
                </wp:positionH>
                <wp:positionV relativeFrom="paragraph">
                  <wp:posOffset>1866216</wp:posOffset>
                </wp:positionV>
                <wp:extent cx="48240" cy="65880"/>
                <wp:effectExtent l="38100" t="38100" r="47625" b="4889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8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F446E" id="Ink 349" o:spid="_x0000_s1026" type="#_x0000_t75" style="position:absolute;margin-left:23.8pt;margin-top:146.25pt;width:5.25pt;height:6.6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">
                <v:imagedata r:id="rId78" o:title=""/>
              </v:shape>
            </w:pict>
          </mc:Fallback>
        </mc:AlternateContent>
      </w:r>
      <w:r w:rsidR="0070391D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CF4B447" wp14:editId="3FF0FAF4">
                <wp:simplePos x="0" y="0"/>
                <wp:positionH relativeFrom="column">
                  <wp:posOffset>362811</wp:posOffset>
                </wp:positionH>
                <wp:positionV relativeFrom="paragraph">
                  <wp:posOffset>1814016</wp:posOffset>
                </wp:positionV>
                <wp:extent cx="13680" cy="25920"/>
                <wp:effectExtent l="38100" t="57150" r="43815" b="5080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36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25F4E" id="Ink 348" o:spid="_x0000_s1026" type="#_x0000_t75" style="position:absolute;margin-left:27.85pt;margin-top:142.15pt;width:2.5pt;height:3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">
                <v:imagedata r:id="rId80" o:title=""/>
              </v:shape>
            </w:pict>
          </mc:Fallback>
        </mc:AlternateContent>
      </w:r>
      <w:r w:rsidR="0070391D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0041BDEF" wp14:editId="6B80F970">
                <wp:simplePos x="0" y="0"/>
                <wp:positionH relativeFrom="column">
                  <wp:posOffset>289011</wp:posOffset>
                </wp:positionH>
                <wp:positionV relativeFrom="paragraph">
                  <wp:posOffset>1772616</wp:posOffset>
                </wp:positionV>
                <wp:extent cx="37800" cy="113760"/>
                <wp:effectExtent l="38100" t="38100" r="38735" b="3873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78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DF31E" id="Ink 347" o:spid="_x0000_s1026" type="#_x0000_t75" style="position:absolute;margin-left:22.05pt;margin-top:138.9pt;width:4.4pt;height:10.3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">
                <v:imagedata r:id="rId82" o:title=""/>
              </v:shape>
            </w:pict>
          </mc:Fallback>
        </mc:AlternateContent>
      </w:r>
      <w:r w:rsidR="0070391D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73D57E4F" wp14:editId="3E6BAF5C">
                <wp:simplePos x="0" y="0"/>
                <wp:positionH relativeFrom="column">
                  <wp:posOffset>280371</wp:posOffset>
                </wp:positionH>
                <wp:positionV relativeFrom="paragraph">
                  <wp:posOffset>1745616</wp:posOffset>
                </wp:positionV>
                <wp:extent cx="33120" cy="30240"/>
                <wp:effectExtent l="57150" t="38100" r="43180" b="4635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31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5571C" id="Ink 346" o:spid="_x0000_s1026" type="#_x0000_t75" style="position:absolute;margin-left:21.4pt;margin-top:136.75pt;width:4pt;height:3.8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">
                <v:imagedata r:id="rId84" o:title=""/>
              </v:shape>
            </w:pict>
          </mc:Fallback>
        </mc:AlternateContent>
      </w:r>
      <w:r w:rsidR="0070391D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7128D73" wp14:editId="60595EFE">
                <wp:simplePos x="0" y="0"/>
                <wp:positionH relativeFrom="column">
                  <wp:posOffset>193251</wp:posOffset>
                </wp:positionH>
                <wp:positionV relativeFrom="paragraph">
                  <wp:posOffset>1785576</wp:posOffset>
                </wp:positionV>
                <wp:extent cx="55440" cy="37080"/>
                <wp:effectExtent l="38100" t="38100" r="40005" b="3937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54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2B851" id="Ink 345" o:spid="_x0000_s1026" type="#_x0000_t75" style="position:absolute;margin-left:14.5pt;margin-top:139.9pt;width:5.75pt;height:4.3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">
                <v:imagedata r:id="rId86" o:title=""/>
              </v:shape>
            </w:pict>
          </mc:Fallback>
        </mc:AlternateContent>
      </w:r>
      <w:r w:rsidR="0070391D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366C210D" wp14:editId="0F99DEBC">
                <wp:simplePos x="0" y="0"/>
                <wp:positionH relativeFrom="column">
                  <wp:posOffset>153651</wp:posOffset>
                </wp:positionH>
                <wp:positionV relativeFrom="paragraph">
                  <wp:posOffset>1797096</wp:posOffset>
                </wp:positionV>
                <wp:extent cx="27360" cy="25920"/>
                <wp:effectExtent l="38100" t="38100" r="48895" b="5080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73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B53E3" id="Ink 344" o:spid="_x0000_s1026" type="#_x0000_t75" style="position:absolute;margin-left:11.4pt;margin-top:140.8pt;width:3.55pt;height:3.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">
                <v:imagedata r:id="rId88" o:title=""/>
              </v:shape>
            </w:pict>
          </mc:Fallback>
        </mc:AlternateContent>
      </w:r>
      <w:r w:rsidR="0070391D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2AC0AF6D" wp14:editId="27ED1E63">
                <wp:simplePos x="0" y="0"/>
                <wp:positionH relativeFrom="column">
                  <wp:posOffset>111171</wp:posOffset>
                </wp:positionH>
                <wp:positionV relativeFrom="paragraph">
                  <wp:posOffset>1761816</wp:posOffset>
                </wp:positionV>
                <wp:extent cx="8280" cy="39240"/>
                <wp:effectExtent l="57150" t="38100" r="48895" b="3746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82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A4F2F" id="Ink 343" o:spid="_x0000_s1026" type="#_x0000_t75" style="position:absolute;margin-left:8.05pt;margin-top:138.05pt;width:2.05pt;height:4.5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">
                <v:imagedata r:id="rId90" o:title=""/>
              </v:shape>
            </w:pict>
          </mc:Fallback>
        </mc:AlternateContent>
      </w:r>
      <w:r w:rsidR="0070391D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6C34FDE6" wp14:editId="4379F215">
                <wp:simplePos x="0" y="0"/>
                <wp:positionH relativeFrom="column">
                  <wp:posOffset>64371</wp:posOffset>
                </wp:positionH>
                <wp:positionV relativeFrom="paragraph">
                  <wp:posOffset>1766856</wp:posOffset>
                </wp:positionV>
                <wp:extent cx="24840" cy="57960"/>
                <wp:effectExtent l="57150" t="38100" r="51435" b="3746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48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659BA" id="Ink 342" o:spid="_x0000_s1026" type="#_x0000_t75" style="position:absolute;margin-left:4.35pt;margin-top:138.4pt;width:3.35pt;height:5.9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">
                <v:imagedata r:id="rId92" o:title=""/>
              </v:shape>
            </w:pict>
          </mc:Fallback>
        </mc:AlternateContent>
      </w:r>
      <w:r w:rsidR="0070391D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068A460C" wp14:editId="456A37EC">
                <wp:simplePos x="0" y="0"/>
                <wp:positionH relativeFrom="column">
                  <wp:posOffset>-162429</wp:posOffset>
                </wp:positionH>
                <wp:positionV relativeFrom="paragraph">
                  <wp:posOffset>1809336</wp:posOffset>
                </wp:positionV>
                <wp:extent cx="26280" cy="35280"/>
                <wp:effectExtent l="38100" t="38100" r="50165" b="4127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62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5014C" id="Ink 341" o:spid="_x0000_s1026" type="#_x0000_t75" style="position:absolute;margin-left:-13.5pt;margin-top:141.75pt;width:3.45pt;height:4.2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">
                <v:imagedata r:id="rId94" o:title=""/>
              </v:shape>
            </w:pict>
          </mc:Fallback>
        </mc:AlternateContent>
      </w:r>
      <w:r w:rsidR="0070391D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F84E871" wp14:editId="7960C51A">
                <wp:simplePos x="0" y="0"/>
                <wp:positionH relativeFrom="column">
                  <wp:posOffset>-166389</wp:posOffset>
                </wp:positionH>
                <wp:positionV relativeFrom="paragraph">
                  <wp:posOffset>1828416</wp:posOffset>
                </wp:positionV>
                <wp:extent cx="4680" cy="53280"/>
                <wp:effectExtent l="38100" t="38100" r="52705" b="4254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6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8E1B0" id="Ink 340" o:spid="_x0000_s1026" type="#_x0000_t75" style="position:absolute;margin-left:-13.8pt;margin-top:143.25pt;width:1.75pt;height:5.6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">
                <v:imagedata r:id="rId96" o:title=""/>
              </v:shape>
            </w:pict>
          </mc:Fallback>
        </mc:AlternateContent>
      </w:r>
      <w:r w:rsidR="0070391D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9F77922" wp14:editId="6E505B26">
                <wp:simplePos x="0" y="0"/>
                <wp:positionH relativeFrom="column">
                  <wp:posOffset>7131</wp:posOffset>
                </wp:positionH>
                <wp:positionV relativeFrom="paragraph">
                  <wp:posOffset>1776936</wp:posOffset>
                </wp:positionV>
                <wp:extent cx="49320" cy="52920"/>
                <wp:effectExtent l="57150" t="38100" r="46355" b="4254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93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A3C9D" id="Ink 339" o:spid="_x0000_s1026" type="#_x0000_t75" style="position:absolute;margin-left:-.15pt;margin-top:139.2pt;width:5.3pt;height:5.5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">
                <v:imagedata r:id="rId98" o:title=""/>
              </v:shape>
            </w:pict>
          </mc:Fallback>
        </mc:AlternateContent>
      </w:r>
      <w:r w:rsidR="0070391D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11EFF499" wp14:editId="3B28EA21">
                <wp:simplePos x="0" y="0"/>
                <wp:positionH relativeFrom="column">
                  <wp:posOffset>-33909</wp:posOffset>
                </wp:positionH>
                <wp:positionV relativeFrom="paragraph">
                  <wp:posOffset>1788816</wp:posOffset>
                </wp:positionV>
                <wp:extent cx="28800" cy="43920"/>
                <wp:effectExtent l="38100" t="38100" r="47625" b="5143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88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D59AF" id="Ink 338" o:spid="_x0000_s1026" type="#_x0000_t75" style="position:absolute;margin-left:-3.35pt;margin-top:140.15pt;width:3.65pt;height:4.8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">
                <v:imagedata r:id="rId100" o:title=""/>
              </v:shape>
            </w:pict>
          </mc:Fallback>
        </mc:AlternateContent>
      </w:r>
      <w:r w:rsidR="0070391D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7A4799D4" wp14:editId="3AD98CBE">
                <wp:simplePos x="0" y="0"/>
                <wp:positionH relativeFrom="column">
                  <wp:posOffset>-60189</wp:posOffset>
                </wp:positionH>
                <wp:positionV relativeFrom="paragraph">
                  <wp:posOffset>1788816</wp:posOffset>
                </wp:positionV>
                <wp:extent cx="24480" cy="41760"/>
                <wp:effectExtent l="38100" t="38100" r="33020" b="3492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44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41B68" id="Ink 337" o:spid="_x0000_s1026" type="#_x0000_t75" style="position:absolute;margin-left:-5.45pt;margin-top:140.15pt;width:3.35pt;height:4.7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">
                <v:imagedata r:id="rId102" o:title=""/>
              </v:shape>
            </w:pict>
          </mc:Fallback>
        </mc:AlternateContent>
      </w:r>
      <w:r w:rsidR="0070391D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44280E15" wp14:editId="7AE64DD1">
                <wp:simplePos x="0" y="0"/>
                <wp:positionH relativeFrom="column">
                  <wp:posOffset>-52269</wp:posOffset>
                </wp:positionH>
                <wp:positionV relativeFrom="paragraph">
                  <wp:posOffset>1796016</wp:posOffset>
                </wp:positionV>
                <wp:extent cx="34920" cy="37080"/>
                <wp:effectExtent l="38100" t="57150" r="41910" b="3937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49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F30F9" id="Ink 336" o:spid="_x0000_s1026" type="#_x0000_t75" style="position:absolute;margin-left:-4.8pt;margin-top:140.7pt;width:4.2pt;height:4.3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">
                <v:imagedata r:id="rId104" o:title=""/>
              </v:shape>
            </w:pict>
          </mc:Fallback>
        </mc:AlternateContent>
      </w:r>
      <w:r w:rsidR="0070391D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66305F26" wp14:editId="184016F7">
                <wp:simplePos x="0" y="0"/>
                <wp:positionH relativeFrom="column">
                  <wp:posOffset>-75669</wp:posOffset>
                </wp:positionH>
                <wp:positionV relativeFrom="paragraph">
                  <wp:posOffset>1802136</wp:posOffset>
                </wp:positionV>
                <wp:extent cx="16920" cy="35280"/>
                <wp:effectExtent l="38100" t="38100" r="40640" b="4127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69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290B" id="Ink 335" o:spid="_x0000_s1026" type="#_x0000_t75" style="position:absolute;margin-left:-6.65pt;margin-top:141.2pt;width:2.75pt;height:4.2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">
                <v:imagedata r:id="rId106" o:title=""/>
              </v:shape>
            </w:pict>
          </mc:Fallback>
        </mc:AlternateContent>
      </w:r>
      <w:r w:rsidR="0070391D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FB1907A" wp14:editId="23A93998">
                <wp:simplePos x="0" y="0"/>
                <wp:positionH relativeFrom="column">
                  <wp:posOffset>-123909</wp:posOffset>
                </wp:positionH>
                <wp:positionV relativeFrom="paragraph">
                  <wp:posOffset>1802496</wp:posOffset>
                </wp:positionV>
                <wp:extent cx="28800" cy="42480"/>
                <wp:effectExtent l="38100" t="38100" r="28575" b="5334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88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BA74B" id="Ink 334" o:spid="_x0000_s1026" type="#_x0000_t75" style="position:absolute;margin-left:-10.45pt;margin-top:141.25pt;width:3.65pt;height:4.8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">
                <v:imagedata r:id="rId108" o:title=""/>
              </v:shape>
            </w:pict>
          </mc:Fallback>
        </mc:AlternateContent>
      </w:r>
      <w:r w:rsidR="0070391D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736B2178" wp14:editId="0ED4FA03">
                <wp:simplePos x="0" y="0"/>
                <wp:positionH relativeFrom="column">
                  <wp:posOffset>-246309</wp:posOffset>
                </wp:positionH>
                <wp:positionV relativeFrom="paragraph">
                  <wp:posOffset>1645536</wp:posOffset>
                </wp:positionV>
                <wp:extent cx="34560" cy="111240"/>
                <wp:effectExtent l="38100" t="38100" r="41910" b="4127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45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D6B62" id="Ink 333" o:spid="_x0000_s1026" type="#_x0000_t75" style="position:absolute;margin-left:-20.1pt;margin-top:128.85pt;width:4.1pt;height:10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">
                <v:imagedata r:id="rId110" o:title=""/>
              </v:shape>
            </w:pict>
          </mc:Fallback>
        </mc:AlternateContent>
      </w:r>
      <w:r w:rsidR="0070391D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7ED25F75" wp14:editId="5C9A0A44">
                <wp:simplePos x="0" y="0"/>
                <wp:positionH relativeFrom="column">
                  <wp:posOffset>-232269</wp:posOffset>
                </wp:positionH>
                <wp:positionV relativeFrom="paragraph">
                  <wp:posOffset>1360056</wp:posOffset>
                </wp:positionV>
                <wp:extent cx="55080" cy="255240"/>
                <wp:effectExtent l="57150" t="38100" r="40640" b="3111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508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13FA9" id="Ink 332" o:spid="_x0000_s1026" type="#_x0000_t75" style="position:absolute;margin-left:-19pt;margin-top:106.4pt;width:5.8pt;height:21.5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">
                <v:imagedata r:id="rId112" o:title=""/>
              </v:shape>
            </w:pict>
          </mc:Fallback>
        </mc:AlternateContent>
      </w:r>
      <w:r w:rsidR="0070391D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349D9F8" wp14:editId="7BE4543F">
                <wp:simplePos x="0" y="0"/>
                <wp:positionH relativeFrom="column">
                  <wp:posOffset>1559811</wp:posOffset>
                </wp:positionH>
                <wp:positionV relativeFrom="paragraph">
                  <wp:posOffset>1416576</wp:posOffset>
                </wp:positionV>
                <wp:extent cx="40680" cy="150480"/>
                <wp:effectExtent l="38100" t="38100" r="35560" b="4064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06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B50F0" id="Ink 331" o:spid="_x0000_s1026" type="#_x0000_t75" style="position:absolute;margin-left:122.1pt;margin-top:110.85pt;width:4.6pt;height:13.3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">
                <v:imagedata r:id="rId114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445603D8" wp14:editId="5C862CB2">
                <wp:simplePos x="0" y="0"/>
                <wp:positionH relativeFrom="column">
                  <wp:posOffset>-157749</wp:posOffset>
                </wp:positionH>
                <wp:positionV relativeFrom="paragraph">
                  <wp:posOffset>1398216</wp:posOffset>
                </wp:positionV>
                <wp:extent cx="56520" cy="174960"/>
                <wp:effectExtent l="57150" t="57150" r="38735" b="3492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65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70735" id="Ink 330" o:spid="_x0000_s1026" type="#_x0000_t75" style="position:absolute;margin-left:-13.1pt;margin-top:109.4pt;width:5.85pt;height:15.2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">
                <v:imagedata r:id="rId116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61777CB" wp14:editId="15623B6B">
                <wp:simplePos x="0" y="0"/>
                <wp:positionH relativeFrom="column">
                  <wp:posOffset>1473051</wp:posOffset>
                </wp:positionH>
                <wp:positionV relativeFrom="paragraph">
                  <wp:posOffset>1478856</wp:posOffset>
                </wp:positionV>
                <wp:extent cx="61920" cy="49320"/>
                <wp:effectExtent l="57150" t="57150" r="33655" b="4635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19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96799" id="Ink 329" o:spid="_x0000_s1026" type="#_x0000_t75" style="position:absolute;margin-left:115.3pt;margin-top:115.75pt;width:6.3pt;height:5.3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">
                <v:imagedata r:id="rId118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71C4B5F" wp14:editId="01B1B3FC">
                <wp:simplePos x="0" y="0"/>
                <wp:positionH relativeFrom="column">
                  <wp:posOffset>1387731</wp:posOffset>
                </wp:positionH>
                <wp:positionV relativeFrom="paragraph">
                  <wp:posOffset>1471296</wp:posOffset>
                </wp:positionV>
                <wp:extent cx="52200" cy="69480"/>
                <wp:effectExtent l="57150" t="57150" r="43180" b="4508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22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79936" id="Ink 328" o:spid="_x0000_s1026" type="#_x0000_t75" style="position:absolute;margin-left:108.55pt;margin-top:115.15pt;width:5.5pt;height:6.8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">
                <v:imagedata r:id="rId120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66ECFDEA" wp14:editId="4A60DAB1">
                <wp:simplePos x="0" y="0"/>
                <wp:positionH relativeFrom="column">
                  <wp:posOffset>-379149</wp:posOffset>
                </wp:positionH>
                <wp:positionV relativeFrom="paragraph">
                  <wp:posOffset>1439976</wp:posOffset>
                </wp:positionV>
                <wp:extent cx="134640" cy="175320"/>
                <wp:effectExtent l="57150" t="57150" r="0" b="3429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346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27FE2" id="Ink 327" o:spid="_x0000_s1026" type="#_x0000_t75" style="position:absolute;margin-left:-30.55pt;margin-top:112.7pt;width:12pt;height:15.2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">
                <v:imagedata r:id="rId122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4D8FDEF" wp14:editId="24307121">
                <wp:simplePos x="0" y="0"/>
                <wp:positionH relativeFrom="column">
                  <wp:posOffset>-372309</wp:posOffset>
                </wp:positionH>
                <wp:positionV relativeFrom="paragraph">
                  <wp:posOffset>1486056</wp:posOffset>
                </wp:positionV>
                <wp:extent cx="5400" cy="72000"/>
                <wp:effectExtent l="38100" t="38100" r="52070" b="4254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4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1F3BA" id="Ink 326" o:spid="_x0000_s1026" type="#_x0000_t75" style="position:absolute;margin-left:-30pt;margin-top:116.3pt;width:1.85pt;height:7.0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">
                <v:imagedata r:id="rId124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17E51A67" wp14:editId="34B29ABF">
                <wp:simplePos x="0" y="0"/>
                <wp:positionH relativeFrom="column">
                  <wp:posOffset>1325811</wp:posOffset>
                </wp:positionH>
                <wp:positionV relativeFrom="paragraph">
                  <wp:posOffset>1469856</wp:posOffset>
                </wp:positionV>
                <wp:extent cx="16920" cy="100440"/>
                <wp:effectExtent l="38100" t="38100" r="40640" b="3302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69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CC7FE" id="Ink 325" o:spid="_x0000_s1026" type="#_x0000_t75" style="position:absolute;margin-left:103.7pt;margin-top:115.05pt;width:2.75pt;height:9.3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">
                <v:imagedata r:id="rId126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19900A96" wp14:editId="2E76FF4C">
                <wp:simplePos x="0" y="0"/>
                <wp:positionH relativeFrom="column">
                  <wp:posOffset>1045731</wp:posOffset>
                </wp:positionH>
                <wp:positionV relativeFrom="paragraph">
                  <wp:posOffset>1465536</wp:posOffset>
                </wp:positionV>
                <wp:extent cx="231840" cy="78480"/>
                <wp:effectExtent l="38100" t="57150" r="53975" b="5524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318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D6349" id="Ink 324" o:spid="_x0000_s1026" type="#_x0000_t75" style="position:absolute;margin-left:81.65pt;margin-top:114.7pt;width:19.65pt;height:7.6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">
                <v:imagedata r:id="rId128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7DF65C48" wp14:editId="31DF8210">
                <wp:simplePos x="0" y="0"/>
                <wp:positionH relativeFrom="column">
                  <wp:posOffset>1046091</wp:posOffset>
                </wp:positionH>
                <wp:positionV relativeFrom="paragraph">
                  <wp:posOffset>1470936</wp:posOffset>
                </wp:positionV>
                <wp:extent cx="30240" cy="89280"/>
                <wp:effectExtent l="38100" t="57150" r="46355" b="4445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02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538E0" id="Ink 323" o:spid="_x0000_s1026" type="#_x0000_t75" style="position:absolute;margin-left:81.65pt;margin-top:115.1pt;width:3.8pt;height:8.4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">
                <v:imagedata r:id="rId130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DC607FD" wp14:editId="121FADC5">
                <wp:simplePos x="0" y="0"/>
                <wp:positionH relativeFrom="column">
                  <wp:posOffset>997491</wp:posOffset>
                </wp:positionH>
                <wp:positionV relativeFrom="paragraph">
                  <wp:posOffset>1521696</wp:posOffset>
                </wp:positionV>
                <wp:extent cx="21960" cy="2880"/>
                <wp:effectExtent l="38100" t="57150" r="35560" b="5461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19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19175" id="Ink 322" o:spid="_x0000_s1026" type="#_x0000_t75" style="position:absolute;margin-left:77.85pt;margin-top:119.1pt;width:3.15pt;height:1.6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">
                <v:imagedata r:id="rId132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7E78B75B" wp14:editId="15B955E4">
                <wp:simplePos x="0" y="0"/>
                <wp:positionH relativeFrom="column">
                  <wp:posOffset>908211</wp:posOffset>
                </wp:positionH>
                <wp:positionV relativeFrom="paragraph">
                  <wp:posOffset>1468776</wp:posOffset>
                </wp:positionV>
                <wp:extent cx="77040" cy="55080"/>
                <wp:effectExtent l="38100" t="38100" r="18415" b="4064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770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FD149" id="Ink 321" o:spid="_x0000_s1026" type="#_x0000_t75" style="position:absolute;margin-left:70.8pt;margin-top:114.95pt;width:7.45pt;height:5.8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">
                <v:imagedata r:id="rId134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80F8DA3" wp14:editId="21E98DEC">
                <wp:simplePos x="0" y="0"/>
                <wp:positionH relativeFrom="column">
                  <wp:posOffset>867171</wp:posOffset>
                </wp:positionH>
                <wp:positionV relativeFrom="paragraph">
                  <wp:posOffset>1501536</wp:posOffset>
                </wp:positionV>
                <wp:extent cx="25560" cy="37080"/>
                <wp:effectExtent l="38100" t="57150" r="31750" b="5842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55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3F4A6" id="Ink 320" o:spid="_x0000_s1026" type="#_x0000_t75" style="position:absolute;margin-left:67.6pt;margin-top:117.55pt;width:3.4pt;height:4.3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">
                <v:imagedata r:id="rId136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860102E" wp14:editId="1BFD2A2E">
                <wp:simplePos x="0" y="0"/>
                <wp:positionH relativeFrom="column">
                  <wp:posOffset>753771</wp:posOffset>
                </wp:positionH>
                <wp:positionV relativeFrom="paragraph">
                  <wp:posOffset>1466976</wp:posOffset>
                </wp:positionV>
                <wp:extent cx="104760" cy="80280"/>
                <wp:effectExtent l="57150" t="57150" r="48260" b="5334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047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9E374" id="Ink 319" o:spid="_x0000_s1026" type="#_x0000_t75" style="position:absolute;margin-left:58.65pt;margin-top:114.8pt;width:9.7pt;height:7.7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">
                <v:imagedata r:id="rId138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4E706F66" wp14:editId="0A204212">
                <wp:simplePos x="0" y="0"/>
                <wp:positionH relativeFrom="column">
                  <wp:posOffset>695091</wp:posOffset>
                </wp:positionH>
                <wp:positionV relativeFrom="paragraph">
                  <wp:posOffset>1472376</wp:posOffset>
                </wp:positionV>
                <wp:extent cx="32400" cy="77040"/>
                <wp:effectExtent l="38100" t="57150" r="43815" b="5651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24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F4EF9" id="Ink 318" o:spid="_x0000_s1026" type="#_x0000_t75" style="position:absolute;margin-left:54.05pt;margin-top:115.25pt;width:3.95pt;height:7.4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">
                <v:imagedata r:id="rId140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0C9FD4F9" wp14:editId="4C4F4F2D">
                <wp:simplePos x="0" y="0"/>
                <wp:positionH relativeFrom="column">
                  <wp:posOffset>603651</wp:posOffset>
                </wp:positionH>
                <wp:positionV relativeFrom="paragraph">
                  <wp:posOffset>1547616</wp:posOffset>
                </wp:positionV>
                <wp:extent cx="23400" cy="60120"/>
                <wp:effectExtent l="57150" t="38100" r="53340" b="3556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34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20CF5" id="Ink 317" o:spid="_x0000_s1026" type="#_x0000_t75" style="position:absolute;margin-left:46.85pt;margin-top:121.15pt;width:3.3pt;height:6.1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">
                <v:imagedata r:id="rId142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3918684D" wp14:editId="698CB795">
                <wp:simplePos x="0" y="0"/>
                <wp:positionH relativeFrom="column">
                  <wp:posOffset>574131</wp:posOffset>
                </wp:positionH>
                <wp:positionV relativeFrom="paragraph">
                  <wp:posOffset>1456536</wp:posOffset>
                </wp:positionV>
                <wp:extent cx="56520" cy="105840"/>
                <wp:effectExtent l="57150" t="57150" r="38735" b="4699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65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A07B1" id="Ink 316" o:spid="_x0000_s1026" type="#_x0000_t75" style="position:absolute;margin-left:44.5pt;margin-top:114pt;width:5.85pt;height:9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">
                <v:imagedata r:id="rId144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464D3705" wp14:editId="277B772E">
                <wp:simplePos x="0" y="0"/>
                <wp:positionH relativeFrom="column">
                  <wp:posOffset>548571</wp:posOffset>
                </wp:positionH>
                <wp:positionV relativeFrom="paragraph">
                  <wp:posOffset>1490736</wp:posOffset>
                </wp:positionV>
                <wp:extent cx="9360" cy="34560"/>
                <wp:effectExtent l="57150" t="57150" r="48260" b="4191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93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CFA30" id="Ink 315" o:spid="_x0000_s1026" type="#_x0000_t75" style="position:absolute;margin-left:42.5pt;margin-top:116.7pt;width:2.2pt;height:4.1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">
                <v:imagedata r:id="rId146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6A0B5740" wp14:editId="1414F5C0">
                <wp:simplePos x="0" y="0"/>
                <wp:positionH relativeFrom="column">
                  <wp:posOffset>488811</wp:posOffset>
                </wp:positionH>
                <wp:positionV relativeFrom="paragraph">
                  <wp:posOffset>1445736</wp:posOffset>
                </wp:positionV>
                <wp:extent cx="45000" cy="102960"/>
                <wp:effectExtent l="57150" t="57150" r="31750" b="4953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50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7AD03" id="Ink 314" o:spid="_x0000_s1026" type="#_x0000_t75" style="position:absolute;margin-left:37.8pt;margin-top:113.15pt;width:5pt;height:9.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">
                <v:imagedata r:id="rId148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826024B" wp14:editId="0FCE05E6">
                <wp:simplePos x="0" y="0"/>
                <wp:positionH relativeFrom="column">
                  <wp:posOffset>295491</wp:posOffset>
                </wp:positionH>
                <wp:positionV relativeFrom="paragraph">
                  <wp:posOffset>1468056</wp:posOffset>
                </wp:positionV>
                <wp:extent cx="160200" cy="68400"/>
                <wp:effectExtent l="38100" t="57150" r="49530" b="4635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602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37D22" id="Ink 313" o:spid="_x0000_s1026" type="#_x0000_t75" style="position:absolute;margin-left:22.55pt;margin-top:114.9pt;width:14pt;height:6.8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">
                <v:imagedata r:id="rId150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3274B761" wp14:editId="647ADB39">
                <wp:simplePos x="0" y="0"/>
                <wp:positionH relativeFrom="column">
                  <wp:posOffset>309891</wp:posOffset>
                </wp:positionH>
                <wp:positionV relativeFrom="paragraph">
                  <wp:posOffset>1490736</wp:posOffset>
                </wp:positionV>
                <wp:extent cx="27360" cy="65160"/>
                <wp:effectExtent l="38100" t="57150" r="48895" b="4953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73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914FC" id="Ink 312" o:spid="_x0000_s1026" type="#_x0000_t75" style="position:absolute;margin-left:23.7pt;margin-top:116.7pt;width:3.55pt;height:6.5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">
                <v:imagedata r:id="rId152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420D13B5" wp14:editId="5EC6CBF8">
                <wp:simplePos x="0" y="0"/>
                <wp:positionH relativeFrom="column">
                  <wp:posOffset>246171</wp:posOffset>
                </wp:positionH>
                <wp:positionV relativeFrom="paragraph">
                  <wp:posOffset>1454016</wp:posOffset>
                </wp:positionV>
                <wp:extent cx="34560" cy="111600"/>
                <wp:effectExtent l="38100" t="57150" r="41910" b="4127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45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22A45" id="Ink 311" o:spid="_x0000_s1026" type="#_x0000_t75" style="position:absolute;margin-left:18.7pt;margin-top:113.8pt;width:4.1pt;height:10.2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">
                <v:imagedata r:id="rId154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135336D4" wp14:editId="2550801F">
                <wp:simplePos x="0" y="0"/>
                <wp:positionH relativeFrom="column">
                  <wp:posOffset>152211</wp:posOffset>
                </wp:positionH>
                <wp:positionV relativeFrom="paragraph">
                  <wp:posOffset>1465896</wp:posOffset>
                </wp:positionV>
                <wp:extent cx="50040" cy="91800"/>
                <wp:effectExtent l="38100" t="38100" r="45720" b="4191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500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6BC36" id="Ink 310" o:spid="_x0000_s1026" type="#_x0000_t75" style="position:absolute;margin-left:11.3pt;margin-top:114.7pt;width:5.4pt;height:8.6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">
                <v:imagedata r:id="rId156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A7642C9" wp14:editId="3829FA31">
                <wp:simplePos x="0" y="0"/>
                <wp:positionH relativeFrom="column">
                  <wp:posOffset>14691</wp:posOffset>
                </wp:positionH>
                <wp:positionV relativeFrom="paragraph">
                  <wp:posOffset>1506216</wp:posOffset>
                </wp:positionV>
                <wp:extent cx="115200" cy="114120"/>
                <wp:effectExtent l="38100" t="38100" r="37465" b="3873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152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B9DD9" id="Ink 309" o:spid="_x0000_s1026" type="#_x0000_t75" style="position:absolute;margin-left:.45pt;margin-top:117.9pt;width:10.45pt;height:10.4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">
                <v:imagedata r:id="rId158" o:title=""/>
              </v:shape>
            </w:pict>
          </mc:Fallback>
        </mc:AlternateContent>
      </w:r>
      <w:r w:rsidR="004955E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192066EB" wp14:editId="77935089">
                <wp:simplePos x="0" y="0"/>
                <wp:positionH relativeFrom="column">
                  <wp:posOffset>-58389</wp:posOffset>
                </wp:positionH>
                <wp:positionV relativeFrom="paragraph">
                  <wp:posOffset>1418376</wp:posOffset>
                </wp:positionV>
                <wp:extent cx="74880" cy="131760"/>
                <wp:effectExtent l="57150" t="57150" r="40005" b="4000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48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B00A1" id="Ink 308" o:spid="_x0000_s1026" type="#_x0000_t75" style="position:absolute;margin-left:-5.3pt;margin-top:111pt;width:7.35pt;height:11.7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">
                <v:imagedata r:id="rId160" o:title=""/>
              </v:shape>
            </w:pict>
          </mc:Fallback>
        </mc:AlternateContent>
      </w:r>
      <w:r w:rsidR="0046776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0B5BCF5C" wp14:editId="06D35631">
                <wp:simplePos x="0" y="0"/>
                <wp:positionH relativeFrom="column">
                  <wp:posOffset>2539478</wp:posOffset>
                </wp:positionH>
                <wp:positionV relativeFrom="paragraph">
                  <wp:posOffset>2177159</wp:posOffset>
                </wp:positionV>
                <wp:extent cx="75600" cy="72360"/>
                <wp:effectExtent l="57150" t="57150" r="38735" b="4254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756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E721A" id="Ink 306" o:spid="_x0000_s1026" type="#_x0000_t75" style="position:absolute;margin-left:199.25pt;margin-top:170.75pt;width:7.35pt;height:7.1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">
                <v:imagedata r:id="rId162" o:title=""/>
              </v:shape>
            </w:pict>
          </mc:Fallback>
        </mc:AlternateContent>
      </w:r>
      <w:r w:rsidR="0046776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3D0C218E" wp14:editId="6FD7E9EC">
                <wp:simplePos x="0" y="0"/>
                <wp:positionH relativeFrom="column">
                  <wp:posOffset>2469278</wp:posOffset>
                </wp:positionH>
                <wp:positionV relativeFrom="paragraph">
                  <wp:posOffset>2186879</wp:posOffset>
                </wp:positionV>
                <wp:extent cx="63000" cy="51840"/>
                <wp:effectExtent l="57150" t="57150" r="32385" b="4381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30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75B66" id="Ink 305" o:spid="_x0000_s1026" type="#_x0000_t75" style="position:absolute;margin-left:193.75pt;margin-top:171.5pt;width:6.35pt;height:5.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">
                <v:imagedata r:id="rId164" o:title=""/>
              </v:shape>
            </w:pict>
          </mc:Fallback>
        </mc:AlternateContent>
      </w:r>
      <w:r w:rsidR="0046776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003CA3E9" wp14:editId="057E1890">
                <wp:simplePos x="0" y="0"/>
                <wp:positionH relativeFrom="column">
                  <wp:posOffset>2470358</wp:posOffset>
                </wp:positionH>
                <wp:positionV relativeFrom="paragraph">
                  <wp:posOffset>2190479</wp:posOffset>
                </wp:positionV>
                <wp:extent cx="1800" cy="39600"/>
                <wp:effectExtent l="57150" t="38100" r="55880" b="3683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8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44B49" id="Ink 304" o:spid="_x0000_s1026" type="#_x0000_t75" style="position:absolute;margin-left:193.8pt;margin-top:171.8pt;width:1.6pt;height:4.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">
                <v:imagedata r:id="rId166" o:title=""/>
              </v:shape>
            </w:pict>
          </mc:Fallback>
        </mc:AlternateContent>
      </w:r>
      <w:r w:rsidR="0046776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05AEADE8" wp14:editId="5B787FD5">
                <wp:simplePos x="0" y="0"/>
                <wp:positionH relativeFrom="column">
                  <wp:posOffset>2418158</wp:posOffset>
                </wp:positionH>
                <wp:positionV relativeFrom="paragraph">
                  <wp:posOffset>2219279</wp:posOffset>
                </wp:positionV>
                <wp:extent cx="25920" cy="7200"/>
                <wp:effectExtent l="57150" t="38100" r="50800" b="5016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59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4CA4B" id="Ink 303" o:spid="_x0000_s1026" type="#_x0000_t75" style="position:absolute;margin-left:189.7pt;margin-top:174.05pt;width:3.5pt;height:1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">
                <v:imagedata r:id="rId168" o:title=""/>
              </v:shape>
            </w:pict>
          </mc:Fallback>
        </mc:AlternateContent>
      </w:r>
      <w:r w:rsidR="0046776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5F84C451" wp14:editId="0B90EDA8">
                <wp:simplePos x="0" y="0"/>
                <wp:positionH relativeFrom="column">
                  <wp:posOffset>2423918</wp:posOffset>
                </wp:positionH>
                <wp:positionV relativeFrom="paragraph">
                  <wp:posOffset>2184719</wp:posOffset>
                </wp:positionV>
                <wp:extent cx="20160" cy="66600"/>
                <wp:effectExtent l="38100" t="57150" r="37465" b="4826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01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B038F" id="Ink 302" o:spid="_x0000_s1026" type="#_x0000_t75" style="position:absolute;margin-left:190.15pt;margin-top:171.35pt;width:3.05pt;height:6.7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">
                <v:imagedata r:id="rId170" o:title=""/>
              </v:shape>
            </w:pict>
          </mc:Fallback>
        </mc:AlternateContent>
      </w:r>
      <w:r w:rsidR="0046776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6BAE7E28" wp14:editId="51B18AC6">
                <wp:simplePos x="0" y="0"/>
                <wp:positionH relativeFrom="column">
                  <wp:posOffset>2511758</wp:posOffset>
                </wp:positionH>
                <wp:positionV relativeFrom="paragraph">
                  <wp:posOffset>2332679</wp:posOffset>
                </wp:positionV>
                <wp:extent cx="157680" cy="47160"/>
                <wp:effectExtent l="57150" t="38100" r="52070" b="4826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576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3A7EC" id="Ink 301" o:spid="_x0000_s1026" type="#_x0000_t75" style="position:absolute;margin-left:197.1pt;margin-top:183pt;width:13.8pt;height:5.1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">
                <v:imagedata r:id="rId172" o:title=""/>
              </v:shape>
            </w:pict>
          </mc:Fallback>
        </mc:AlternateContent>
      </w:r>
      <w:r w:rsidR="0046776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1E015BBC" wp14:editId="2811AF7F">
                <wp:simplePos x="0" y="0"/>
                <wp:positionH relativeFrom="column">
                  <wp:posOffset>2466758</wp:posOffset>
                </wp:positionH>
                <wp:positionV relativeFrom="paragraph">
                  <wp:posOffset>2339159</wp:posOffset>
                </wp:positionV>
                <wp:extent cx="42840" cy="50760"/>
                <wp:effectExtent l="57150" t="38100" r="33655" b="4508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28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1A06E" id="Ink 300" o:spid="_x0000_s1026" type="#_x0000_t75" style="position:absolute;margin-left:193.55pt;margin-top:183.5pt;width:4.75pt;height:5.4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">
                <v:imagedata r:id="rId174" o:title=""/>
              </v:shape>
            </w:pict>
          </mc:Fallback>
        </mc:AlternateContent>
      </w:r>
      <w:r w:rsidR="0046776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47E91AD2" wp14:editId="55B92D5A">
                <wp:simplePos x="0" y="0"/>
                <wp:positionH relativeFrom="column">
                  <wp:posOffset>2259038</wp:posOffset>
                </wp:positionH>
                <wp:positionV relativeFrom="paragraph">
                  <wp:posOffset>1917959</wp:posOffset>
                </wp:positionV>
                <wp:extent cx="600480" cy="397080"/>
                <wp:effectExtent l="57150" t="57150" r="28575" b="4127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0048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ECCDD" id="Ink 299" o:spid="_x0000_s1026" type="#_x0000_t75" style="position:absolute;margin-left:177.2pt;margin-top:150.3pt;width:48.7pt;height:32.6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">
                <v:imagedata r:id="rId176" o:title=""/>
              </v:shape>
            </w:pict>
          </mc:Fallback>
        </mc:AlternateContent>
      </w:r>
      <w:r w:rsidR="00BD00D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5B115FF5" wp14:editId="6EACA075">
                <wp:simplePos x="0" y="0"/>
                <wp:positionH relativeFrom="column">
                  <wp:posOffset>2432198</wp:posOffset>
                </wp:positionH>
                <wp:positionV relativeFrom="paragraph">
                  <wp:posOffset>1210559</wp:posOffset>
                </wp:positionV>
                <wp:extent cx="332280" cy="274680"/>
                <wp:effectExtent l="57150" t="57150" r="48895" b="4953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3228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00587" id="Ink 298" o:spid="_x0000_s1026" type="#_x0000_t75" style="position:absolute;margin-left:190.8pt;margin-top:94.6pt;width:27.55pt;height:23.0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">
                <v:imagedata r:id="rId178" o:title=""/>
              </v:shape>
            </w:pict>
          </mc:Fallback>
        </mc:AlternateContent>
      </w:r>
      <w:r w:rsidR="00BD00D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39FF08A6" wp14:editId="4C6F1C13">
                <wp:simplePos x="0" y="0"/>
                <wp:positionH relativeFrom="column">
                  <wp:posOffset>2814158</wp:posOffset>
                </wp:positionH>
                <wp:positionV relativeFrom="paragraph">
                  <wp:posOffset>1501079</wp:posOffset>
                </wp:positionV>
                <wp:extent cx="132480" cy="60840"/>
                <wp:effectExtent l="38100" t="38100" r="39370" b="3492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324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68FA5" id="Ink 297" o:spid="_x0000_s1026" type="#_x0000_t75" style="position:absolute;margin-left:220.9pt;margin-top:117.5pt;width:11.85pt;height:6.2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">
                <v:imagedata r:id="rId180" o:title=""/>
              </v:shape>
            </w:pict>
          </mc:Fallback>
        </mc:AlternateContent>
      </w:r>
      <w:r w:rsidR="00BD00D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61B7C2B9" wp14:editId="2532F948">
                <wp:simplePos x="0" y="0"/>
                <wp:positionH relativeFrom="column">
                  <wp:posOffset>2770958</wp:posOffset>
                </wp:positionH>
                <wp:positionV relativeFrom="paragraph">
                  <wp:posOffset>1526999</wp:posOffset>
                </wp:positionV>
                <wp:extent cx="41760" cy="43920"/>
                <wp:effectExtent l="38100" t="57150" r="34925" b="3238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17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96D3F" id="Ink 296" o:spid="_x0000_s1026" type="#_x0000_t75" style="position:absolute;margin-left:217.5pt;margin-top:119.55pt;width:4.75pt;height:4.8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">
                <v:imagedata r:id="rId182" o:title=""/>
              </v:shape>
            </w:pict>
          </mc:Fallback>
        </mc:AlternateContent>
      </w:r>
      <w:r w:rsidR="00BD00D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5A0CDEDB" wp14:editId="2ECF837F">
                <wp:simplePos x="0" y="0"/>
                <wp:positionH relativeFrom="column">
                  <wp:posOffset>2276318</wp:posOffset>
                </wp:positionH>
                <wp:positionV relativeFrom="paragraph">
                  <wp:posOffset>1085279</wp:posOffset>
                </wp:positionV>
                <wp:extent cx="147960" cy="61920"/>
                <wp:effectExtent l="38100" t="57150" r="23495" b="5270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479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9D122" id="Ink 295" o:spid="_x0000_s1026" type="#_x0000_t75" style="position:absolute;margin-left:178.55pt;margin-top:84.75pt;width:13.05pt;height:6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">
                <v:imagedata r:id="rId184" o:title=""/>
              </v:shape>
            </w:pict>
          </mc:Fallback>
        </mc:AlternateContent>
      </w:r>
      <w:r w:rsidR="00BD00D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66F4E33" wp14:editId="4B3658B7">
                <wp:simplePos x="0" y="0"/>
                <wp:positionH relativeFrom="column">
                  <wp:posOffset>2213318</wp:posOffset>
                </wp:positionH>
                <wp:positionV relativeFrom="paragraph">
                  <wp:posOffset>1104359</wp:posOffset>
                </wp:positionV>
                <wp:extent cx="50040" cy="29160"/>
                <wp:effectExtent l="38100" t="38100" r="45720" b="4762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00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C49B1" id="Ink 294" o:spid="_x0000_s1026" type="#_x0000_t75" style="position:absolute;margin-left:173.6pt;margin-top:86.25pt;width:5.4pt;height:3.7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">
                <v:imagedata r:id="rId186" o:title=""/>
              </v:shape>
            </w:pict>
          </mc:Fallback>
        </mc:AlternateContent>
      </w:r>
      <w:r w:rsidR="00BD00D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6CF0359F" wp14:editId="4B7C1B4B">
                <wp:simplePos x="0" y="0"/>
                <wp:positionH relativeFrom="column">
                  <wp:posOffset>2177318</wp:posOffset>
                </wp:positionH>
                <wp:positionV relativeFrom="paragraph">
                  <wp:posOffset>1213079</wp:posOffset>
                </wp:positionV>
                <wp:extent cx="79920" cy="357120"/>
                <wp:effectExtent l="57150" t="57150" r="53975" b="4318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79920" cy="3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99E72" id="Ink 293" o:spid="_x0000_s1026" type="#_x0000_t75" style="position:absolute;margin-left:170.75pt;margin-top:94.8pt;width:7.75pt;height:29.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">
                <v:imagedata r:id="rId188" o:title=""/>
              </v:shape>
            </w:pict>
          </mc:Fallback>
        </mc:AlternateContent>
      </w:r>
      <w:r w:rsidR="00BD00D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3FF53BA1" wp14:editId="7A9F7CE9">
                <wp:simplePos x="0" y="0"/>
                <wp:positionH relativeFrom="column">
                  <wp:posOffset>2594558</wp:posOffset>
                </wp:positionH>
                <wp:positionV relativeFrom="paragraph">
                  <wp:posOffset>1544279</wp:posOffset>
                </wp:positionV>
                <wp:extent cx="29160" cy="72720"/>
                <wp:effectExtent l="38100" t="57150" r="47625" b="4191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91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684C9" id="Ink 292" o:spid="_x0000_s1026" type="#_x0000_t75" style="position:absolute;margin-left:203.6pt;margin-top:120.9pt;width:3.75pt;height:7.1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">
                <v:imagedata r:id="rId190" o:title=""/>
              </v:shape>
            </w:pict>
          </mc:Fallback>
        </mc:AlternateContent>
      </w:r>
      <w:r w:rsidR="00BD00D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443D4A5D" wp14:editId="5B80F1A2">
                <wp:simplePos x="0" y="0"/>
                <wp:positionH relativeFrom="column">
                  <wp:posOffset>2581958</wp:posOffset>
                </wp:positionH>
                <wp:positionV relativeFrom="paragraph">
                  <wp:posOffset>1567679</wp:posOffset>
                </wp:positionV>
                <wp:extent cx="1800" cy="30240"/>
                <wp:effectExtent l="57150" t="38100" r="55880" b="4635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8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024AF" id="Ink 291" o:spid="_x0000_s1026" type="#_x0000_t75" style="position:absolute;margin-left:202.6pt;margin-top:122.75pt;width:1.6pt;height:3.8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">
                <v:imagedata r:id="rId192" o:title=""/>
              </v:shape>
            </w:pict>
          </mc:Fallback>
        </mc:AlternateContent>
      </w:r>
      <w:r w:rsidR="00BD00D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12CCE53" wp14:editId="030B33CE">
                <wp:simplePos x="0" y="0"/>
                <wp:positionH relativeFrom="column">
                  <wp:posOffset>2544158</wp:posOffset>
                </wp:positionH>
                <wp:positionV relativeFrom="paragraph">
                  <wp:posOffset>1541759</wp:posOffset>
                </wp:positionV>
                <wp:extent cx="33840" cy="68760"/>
                <wp:effectExtent l="57150" t="38100" r="42545" b="4572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38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CB05D" id="Ink 290" o:spid="_x0000_s1026" type="#_x0000_t75" style="position:absolute;margin-left:199.65pt;margin-top:120.7pt;width:4.05pt;height:6.8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">
                <v:imagedata r:id="rId194" o:title=""/>
              </v:shape>
            </w:pict>
          </mc:Fallback>
        </mc:AlternateContent>
      </w:r>
      <w:r w:rsidR="00BD00D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D05D0CC" wp14:editId="01B7EB0E">
                <wp:simplePos x="0" y="0"/>
                <wp:positionH relativeFrom="column">
                  <wp:posOffset>2504918</wp:posOffset>
                </wp:positionH>
                <wp:positionV relativeFrom="paragraph">
                  <wp:posOffset>1546799</wp:posOffset>
                </wp:positionV>
                <wp:extent cx="33480" cy="54000"/>
                <wp:effectExtent l="38100" t="38100" r="43180" b="4127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34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0C561" id="Ink 289" o:spid="_x0000_s1026" type="#_x0000_t75" style="position:absolute;margin-left:196.55pt;margin-top:121.1pt;width:4.1pt;height:5.6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">
                <v:imagedata r:id="rId196" o:title=""/>
              </v:shape>
            </w:pict>
          </mc:Fallback>
        </mc:AlternateContent>
      </w:r>
      <w:r w:rsidR="00BD00D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3902E69" wp14:editId="7029797E">
                <wp:simplePos x="0" y="0"/>
                <wp:positionH relativeFrom="column">
                  <wp:posOffset>2509958</wp:posOffset>
                </wp:positionH>
                <wp:positionV relativeFrom="paragraph">
                  <wp:posOffset>1553999</wp:posOffset>
                </wp:positionV>
                <wp:extent cx="5400" cy="47160"/>
                <wp:effectExtent l="57150" t="38100" r="52070" b="4826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4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D3E79" id="Ink 288" o:spid="_x0000_s1026" type="#_x0000_t75" style="position:absolute;margin-left:196.95pt;margin-top:121.65pt;width:1.85pt;height:5.1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">
                <v:imagedata r:id="rId198" o:title=""/>
              </v:shape>
            </w:pict>
          </mc:Fallback>
        </mc:AlternateContent>
      </w:r>
      <w:r w:rsidR="00BD00D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010A7984" wp14:editId="456AE945">
                <wp:simplePos x="0" y="0"/>
                <wp:positionH relativeFrom="column">
                  <wp:posOffset>2450918</wp:posOffset>
                </wp:positionH>
                <wp:positionV relativeFrom="paragraph">
                  <wp:posOffset>1581719</wp:posOffset>
                </wp:positionV>
                <wp:extent cx="48600" cy="16200"/>
                <wp:effectExtent l="38100" t="57150" r="46990" b="4127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86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9F5DA" id="Ink 287" o:spid="_x0000_s1026" type="#_x0000_t75" style="position:absolute;margin-left:192.3pt;margin-top:123.85pt;width:5.25pt;height:2.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">
                <v:imagedata r:id="rId200" o:title=""/>
              </v:shape>
            </w:pict>
          </mc:Fallback>
        </mc:AlternateContent>
      </w:r>
      <w:r w:rsidR="00BD00D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715A37A5" wp14:editId="4F539553">
                <wp:simplePos x="0" y="0"/>
                <wp:positionH relativeFrom="column">
                  <wp:posOffset>2449478</wp:posOffset>
                </wp:positionH>
                <wp:positionV relativeFrom="paragraph">
                  <wp:posOffset>1549679</wp:posOffset>
                </wp:positionV>
                <wp:extent cx="30600" cy="85680"/>
                <wp:effectExtent l="38100" t="57150" r="45720" b="4826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06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8F850" id="Ink 286" o:spid="_x0000_s1026" type="#_x0000_t75" style="position:absolute;margin-left:192.15pt;margin-top:121.3pt;width:3.8pt;height:8.2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">
                <v:imagedata r:id="rId202" o:title=""/>
              </v:shape>
            </w:pict>
          </mc:Fallback>
        </mc:AlternateContent>
      </w:r>
      <w:r w:rsidR="00BD00D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53BA52AF" wp14:editId="197B92B7">
                <wp:simplePos x="0" y="0"/>
                <wp:positionH relativeFrom="column">
                  <wp:posOffset>2099198</wp:posOffset>
                </wp:positionH>
                <wp:positionV relativeFrom="paragraph">
                  <wp:posOffset>1702319</wp:posOffset>
                </wp:positionV>
                <wp:extent cx="293400" cy="419040"/>
                <wp:effectExtent l="38100" t="38100" r="49530" b="5778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93400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5D5CD" id="Ink 285" o:spid="_x0000_s1026" type="#_x0000_t75" style="position:absolute;margin-left:164.6pt;margin-top:133.35pt;width:24.5pt;height:34.4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">
                <v:imagedata r:id="rId204" o:title=""/>
              </v:shape>
            </w:pict>
          </mc:Fallback>
        </mc:AlternateContent>
      </w:r>
      <w:r w:rsidR="00BD00D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682A1441" wp14:editId="193429C6">
                <wp:simplePos x="0" y="0"/>
                <wp:positionH relativeFrom="column">
                  <wp:posOffset>1040409</wp:posOffset>
                </wp:positionH>
                <wp:positionV relativeFrom="paragraph">
                  <wp:posOffset>608639</wp:posOffset>
                </wp:positionV>
                <wp:extent cx="102600" cy="207000"/>
                <wp:effectExtent l="57150" t="57150" r="31115" b="4127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0260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5780C" id="Ink 284" o:spid="_x0000_s1026" type="#_x0000_t75" style="position:absolute;margin-left:81.2pt;margin-top:47.2pt;width:9.5pt;height:17.7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">
                <v:imagedata r:id="rId206" o:title=""/>
              </v:shape>
            </w:pict>
          </mc:Fallback>
        </mc:AlternateContent>
      </w:r>
      <w:r w:rsidR="00F353E5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5318B984" wp14:editId="34A67673">
                <wp:simplePos x="0" y="0"/>
                <wp:positionH relativeFrom="column">
                  <wp:posOffset>2107571</wp:posOffset>
                </wp:positionH>
                <wp:positionV relativeFrom="paragraph">
                  <wp:posOffset>1684845</wp:posOffset>
                </wp:positionV>
                <wp:extent cx="267480" cy="31320"/>
                <wp:effectExtent l="38100" t="38100" r="37465" b="4508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674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F2D8B" id="Ink 281" o:spid="_x0000_s1026" type="#_x0000_t75" style="position:absolute;margin-left:165.25pt;margin-top:131.95pt;width:22.45pt;height:3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">
                <v:imagedata r:id="rId208" o:title=""/>
              </v:shape>
            </w:pict>
          </mc:Fallback>
        </mc:AlternateContent>
      </w:r>
      <w:r w:rsidR="00F353E5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BCA0898" wp14:editId="55EBC711">
                <wp:simplePos x="0" y="0"/>
                <wp:positionH relativeFrom="column">
                  <wp:posOffset>1949891</wp:posOffset>
                </wp:positionH>
                <wp:positionV relativeFrom="paragraph">
                  <wp:posOffset>1545525</wp:posOffset>
                </wp:positionV>
                <wp:extent cx="288720" cy="95400"/>
                <wp:effectExtent l="57150" t="57150" r="0" b="5715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887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DE42B" id="Ink 280" o:spid="_x0000_s1026" type="#_x0000_t75" style="position:absolute;margin-left:152.85pt;margin-top:121pt;width:24.15pt;height:8.9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">
                <v:imagedata r:id="rId210" o:title=""/>
              </v:shape>
            </w:pict>
          </mc:Fallback>
        </mc:AlternateContent>
      </w:r>
      <w:r w:rsidR="00F353E5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389A330F" wp14:editId="55CA4144">
                <wp:simplePos x="0" y="0"/>
                <wp:positionH relativeFrom="column">
                  <wp:posOffset>1688171</wp:posOffset>
                </wp:positionH>
                <wp:positionV relativeFrom="paragraph">
                  <wp:posOffset>1723725</wp:posOffset>
                </wp:positionV>
                <wp:extent cx="219600" cy="103680"/>
                <wp:effectExtent l="38100" t="57150" r="28575" b="4889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196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EF3E1" id="Ink 279" o:spid="_x0000_s1026" type="#_x0000_t75" style="position:absolute;margin-left:132.25pt;margin-top:135.05pt;width:18.75pt;height:9.5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">
                <v:imagedata r:id="rId212" o:title=""/>
              </v:shape>
            </w:pict>
          </mc:Fallback>
        </mc:AlternateContent>
      </w:r>
      <w:r w:rsidR="00F353E5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253EEF51" wp14:editId="35DD49CB">
                <wp:simplePos x="0" y="0"/>
                <wp:positionH relativeFrom="column">
                  <wp:posOffset>1701491</wp:posOffset>
                </wp:positionH>
                <wp:positionV relativeFrom="paragraph">
                  <wp:posOffset>1745685</wp:posOffset>
                </wp:positionV>
                <wp:extent cx="14400" cy="85320"/>
                <wp:effectExtent l="38100" t="38100" r="43180" b="4826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44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C18D9" id="Ink 278" o:spid="_x0000_s1026" type="#_x0000_t75" style="position:absolute;margin-left:133.3pt;margin-top:136.75pt;width:2.55pt;height:8.1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">
                <v:imagedata r:id="rId214" o:title=""/>
              </v:shape>
            </w:pict>
          </mc:Fallback>
        </mc:AlternateContent>
      </w:r>
      <w:r w:rsidR="000F585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5C2114AF" wp14:editId="6CD1392F">
                <wp:simplePos x="0" y="0"/>
                <wp:positionH relativeFrom="column">
                  <wp:posOffset>6427044</wp:posOffset>
                </wp:positionH>
                <wp:positionV relativeFrom="paragraph">
                  <wp:posOffset>7509550</wp:posOffset>
                </wp:positionV>
                <wp:extent cx="38520" cy="42120"/>
                <wp:effectExtent l="57150" t="57150" r="38100" b="3429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85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E6953" id="Ink 277" o:spid="_x0000_s1026" type="#_x0000_t75" style="position:absolute;margin-left:505.35pt;margin-top:590.6pt;width:4.45pt;height:4.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">
                <v:imagedata r:id="rId216" o:title=""/>
              </v:shape>
            </w:pict>
          </mc:Fallback>
        </mc:AlternateContent>
      </w:r>
      <w:r w:rsidR="000F585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05FAC371" wp14:editId="6631703D">
                <wp:simplePos x="0" y="0"/>
                <wp:positionH relativeFrom="column">
                  <wp:posOffset>6276564</wp:posOffset>
                </wp:positionH>
                <wp:positionV relativeFrom="paragraph">
                  <wp:posOffset>7482550</wp:posOffset>
                </wp:positionV>
                <wp:extent cx="336240" cy="290160"/>
                <wp:effectExtent l="57150" t="57150" r="0" b="5334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3624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77755" id="Ink 276" o:spid="_x0000_s1026" type="#_x0000_t75" style="position:absolute;margin-left:493.5pt;margin-top:588.5pt;width:27.9pt;height:24.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">
                <v:imagedata r:id="rId218" o:title=""/>
              </v:shape>
            </w:pict>
          </mc:Fallback>
        </mc:AlternateContent>
      </w:r>
      <w:r w:rsidR="000F585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55CEA7A8" wp14:editId="32DD9CB6">
                <wp:simplePos x="0" y="0"/>
                <wp:positionH relativeFrom="column">
                  <wp:posOffset>6314004</wp:posOffset>
                </wp:positionH>
                <wp:positionV relativeFrom="paragraph">
                  <wp:posOffset>7552390</wp:posOffset>
                </wp:positionV>
                <wp:extent cx="1080" cy="1080"/>
                <wp:effectExtent l="0" t="0" r="0" b="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02D01" id="Ink 275" o:spid="_x0000_s1026" type="#_x0000_t75" style="position:absolute;margin-left:496.45pt;margin-top:594pt;width:1.5pt;height:1.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">
                <v:imagedata r:id="rId220" o:title=""/>
              </v:shape>
            </w:pict>
          </mc:Fallback>
        </mc:AlternateContent>
      </w:r>
      <w:r w:rsidR="000F585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388208E9" wp14:editId="0AE7749B">
                <wp:simplePos x="0" y="0"/>
                <wp:positionH relativeFrom="column">
                  <wp:posOffset>6513084</wp:posOffset>
                </wp:positionH>
                <wp:positionV relativeFrom="paragraph">
                  <wp:posOffset>7026430</wp:posOffset>
                </wp:positionV>
                <wp:extent cx="208800" cy="124560"/>
                <wp:effectExtent l="57150" t="57150" r="1270" b="4699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088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968AD" id="Ink 274" o:spid="_x0000_s1026" type="#_x0000_t75" style="position:absolute;margin-left:512.15pt;margin-top:552.55pt;width:17.9pt;height:11.2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">
                <v:imagedata r:id="rId222" o:title=""/>
              </v:shape>
            </w:pict>
          </mc:Fallback>
        </mc:AlternateContent>
      </w:r>
      <w:r w:rsidR="000F585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6A80DCC6" wp14:editId="045C8DAB">
                <wp:simplePos x="0" y="0"/>
                <wp:positionH relativeFrom="column">
                  <wp:posOffset>6403284</wp:posOffset>
                </wp:positionH>
                <wp:positionV relativeFrom="paragraph">
                  <wp:posOffset>6938230</wp:posOffset>
                </wp:positionV>
                <wp:extent cx="71640" cy="173880"/>
                <wp:effectExtent l="57150" t="57150" r="43180" b="5524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164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C0B06" id="Ink 273" o:spid="_x0000_s1026" type="#_x0000_t75" style="position:absolute;margin-left:503.5pt;margin-top:545.6pt;width:7.1pt;height:15.1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">
                <v:imagedata r:id="rId224" o:title=""/>
              </v:shape>
            </w:pict>
          </mc:Fallback>
        </mc:AlternateContent>
      </w:r>
      <w:r w:rsidR="000F585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B8B4831" wp14:editId="6D5B0B94">
                <wp:simplePos x="0" y="0"/>
                <wp:positionH relativeFrom="column">
                  <wp:posOffset>5576004</wp:posOffset>
                </wp:positionH>
                <wp:positionV relativeFrom="paragraph">
                  <wp:posOffset>7390750</wp:posOffset>
                </wp:positionV>
                <wp:extent cx="507240" cy="207720"/>
                <wp:effectExtent l="57150" t="57150" r="7620" b="4000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5072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295FB" id="Ink 272" o:spid="_x0000_s1026" type="#_x0000_t75" style="position:absolute;margin-left:438.35pt;margin-top:581.25pt;width:41.4pt;height:17.7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">
                <v:imagedata r:id="rId226" o:title=""/>
              </v:shape>
            </w:pict>
          </mc:Fallback>
        </mc:AlternateContent>
      </w:r>
      <w:r w:rsidR="000F585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6E26F2F" wp14:editId="014104C5">
                <wp:simplePos x="0" y="0"/>
                <wp:positionH relativeFrom="column">
                  <wp:posOffset>5383764</wp:posOffset>
                </wp:positionH>
                <wp:positionV relativeFrom="paragraph">
                  <wp:posOffset>7459510</wp:posOffset>
                </wp:positionV>
                <wp:extent cx="165600" cy="117720"/>
                <wp:effectExtent l="57150" t="57150" r="25400" b="5397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656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78584" id="Ink 271" o:spid="_x0000_s1026" type="#_x0000_t75" style="position:absolute;margin-left:423.2pt;margin-top:586.65pt;width:14.5pt;height:10.6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">
                <v:imagedata r:id="rId228" o:title=""/>
              </v:shape>
            </w:pict>
          </mc:Fallback>
        </mc:AlternateContent>
      </w:r>
      <w:r w:rsidR="000F585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69AAAA86" wp14:editId="7299626F">
                <wp:simplePos x="0" y="0"/>
                <wp:positionH relativeFrom="column">
                  <wp:posOffset>4961124</wp:posOffset>
                </wp:positionH>
                <wp:positionV relativeFrom="paragraph">
                  <wp:posOffset>7467070</wp:posOffset>
                </wp:positionV>
                <wp:extent cx="288720" cy="157680"/>
                <wp:effectExtent l="57150" t="57150" r="0" b="5207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8872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669CE" id="Ink 270" o:spid="_x0000_s1026" type="#_x0000_t75" style="position:absolute;margin-left:389.95pt;margin-top:587.25pt;width:24.15pt;height:13.8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">
                <v:imagedata r:id="rId230" o:title=""/>
              </v:shape>
            </w:pict>
          </mc:Fallback>
        </mc:AlternateContent>
      </w:r>
      <w:r w:rsidR="000F585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48467611" wp14:editId="6FE4C311">
                <wp:simplePos x="0" y="0"/>
                <wp:positionH relativeFrom="column">
                  <wp:posOffset>4544964</wp:posOffset>
                </wp:positionH>
                <wp:positionV relativeFrom="paragraph">
                  <wp:posOffset>7375990</wp:posOffset>
                </wp:positionV>
                <wp:extent cx="221400" cy="336240"/>
                <wp:effectExtent l="19050" t="57150" r="7620" b="4508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214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04502" id="Ink 269" o:spid="_x0000_s1026" type="#_x0000_t75" style="position:absolute;margin-left:357.15pt;margin-top:580.1pt;width:18.85pt;height:27.9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">
                <v:imagedata r:id="rId232" o:title=""/>
              </v:shape>
            </w:pict>
          </mc:Fallback>
        </mc:AlternateContent>
      </w:r>
      <w:r w:rsidR="000F585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678FC8A1" wp14:editId="0D69D0FF">
                <wp:simplePos x="0" y="0"/>
                <wp:positionH relativeFrom="column">
                  <wp:posOffset>3920724</wp:posOffset>
                </wp:positionH>
                <wp:positionV relativeFrom="paragraph">
                  <wp:posOffset>6889630</wp:posOffset>
                </wp:positionV>
                <wp:extent cx="2395440" cy="825480"/>
                <wp:effectExtent l="57150" t="57150" r="43180" b="5143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395440" cy="82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14668" id="Ink 268" o:spid="_x0000_s1026" type="#_x0000_t75" style="position:absolute;margin-left:308pt;margin-top:541.8pt;width:190pt;height:66.4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">
                <v:imagedata r:id="rId234" o:title=""/>
              </v:shape>
            </w:pict>
          </mc:Fallback>
        </mc:AlternateContent>
      </w:r>
      <w:r w:rsidR="000F585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41928C47" wp14:editId="26ADC12F">
                <wp:simplePos x="0" y="0"/>
                <wp:positionH relativeFrom="column">
                  <wp:posOffset>3963924</wp:posOffset>
                </wp:positionH>
                <wp:positionV relativeFrom="paragraph">
                  <wp:posOffset>6956950</wp:posOffset>
                </wp:positionV>
                <wp:extent cx="13320" cy="210240"/>
                <wp:effectExtent l="57150" t="57150" r="44450" b="5651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332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D3649" id="Ink 267" o:spid="_x0000_s1026" type="#_x0000_t75" style="position:absolute;margin-left:311.4pt;margin-top:547.1pt;width:2.5pt;height:17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">
                <v:imagedata r:id="rId236" o:title=""/>
              </v:shape>
            </w:pict>
          </mc:Fallback>
        </mc:AlternateContent>
      </w:r>
      <w:r w:rsidR="005A103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331EFD8" wp14:editId="26C08158">
                <wp:simplePos x="0" y="0"/>
                <wp:positionH relativeFrom="column">
                  <wp:posOffset>2223612</wp:posOffset>
                </wp:positionH>
                <wp:positionV relativeFrom="paragraph">
                  <wp:posOffset>7584262</wp:posOffset>
                </wp:positionV>
                <wp:extent cx="149040" cy="144000"/>
                <wp:effectExtent l="57150" t="57150" r="22860" b="4699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490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AAAF8" id="Ink 262" o:spid="_x0000_s1026" type="#_x0000_t75" style="position:absolute;margin-left:174.4pt;margin-top:596.5pt;width:13.15pt;height:12.8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">
                <v:imagedata r:id="rId238" o:title=""/>
              </v:shape>
            </w:pict>
          </mc:Fallback>
        </mc:AlternateContent>
      </w:r>
      <w:r w:rsidR="005A103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2F2F7BF2" wp14:editId="619E3CDC">
                <wp:simplePos x="0" y="0"/>
                <wp:positionH relativeFrom="column">
                  <wp:posOffset>2154852</wp:posOffset>
                </wp:positionH>
                <wp:positionV relativeFrom="paragraph">
                  <wp:posOffset>7580662</wp:posOffset>
                </wp:positionV>
                <wp:extent cx="69480" cy="127800"/>
                <wp:effectExtent l="38100" t="57150" r="45085" b="4381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94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5AFC4" id="Ink 261" o:spid="_x0000_s1026" type="#_x0000_t75" style="position:absolute;margin-left:168.95pt;margin-top:596.2pt;width:6.85pt;height:11.4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">
                <v:imagedata r:id="rId240" o:title=""/>
              </v:shape>
            </w:pict>
          </mc:Fallback>
        </mc:AlternateContent>
      </w:r>
      <w:r w:rsidR="005A103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BD1613F" wp14:editId="5708CA90">
                <wp:simplePos x="0" y="0"/>
                <wp:positionH relativeFrom="column">
                  <wp:posOffset>1906452</wp:posOffset>
                </wp:positionH>
                <wp:positionV relativeFrom="paragraph">
                  <wp:posOffset>7613782</wp:posOffset>
                </wp:positionV>
                <wp:extent cx="196920" cy="94680"/>
                <wp:effectExtent l="57150" t="38100" r="0" b="5778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969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15D31" id="Ink 260" o:spid="_x0000_s1026" type="#_x0000_t75" style="position:absolute;margin-left:149.4pt;margin-top:598.8pt;width:16.9pt;height:8.8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">
                <v:imagedata r:id="rId242" o:title=""/>
              </v:shape>
            </w:pict>
          </mc:Fallback>
        </mc:AlternateContent>
      </w:r>
      <w:r w:rsidR="005A103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3BDB802F" wp14:editId="72CCC7BF">
                <wp:simplePos x="0" y="0"/>
                <wp:positionH relativeFrom="column">
                  <wp:posOffset>1849212</wp:posOffset>
                </wp:positionH>
                <wp:positionV relativeFrom="paragraph">
                  <wp:posOffset>7620262</wp:posOffset>
                </wp:positionV>
                <wp:extent cx="32760" cy="83160"/>
                <wp:effectExtent l="38100" t="57150" r="43815" b="5080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27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B0E80" id="Ink 259" o:spid="_x0000_s1026" type="#_x0000_t75" style="position:absolute;margin-left:144.9pt;margin-top:599.3pt;width:4pt;height:8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">
                <v:imagedata r:id="rId244" o:title=""/>
              </v:shape>
            </w:pict>
          </mc:Fallback>
        </mc:AlternateContent>
      </w:r>
      <w:r w:rsidR="005A103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4CCAE68A" wp14:editId="173F34B6">
                <wp:simplePos x="0" y="0"/>
                <wp:positionH relativeFrom="column">
                  <wp:posOffset>1821492</wp:posOffset>
                </wp:positionH>
                <wp:positionV relativeFrom="paragraph">
                  <wp:posOffset>7422982</wp:posOffset>
                </wp:positionV>
                <wp:extent cx="60120" cy="106920"/>
                <wp:effectExtent l="57150" t="38100" r="35560" b="4572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601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DCAC9" id="Ink 258" o:spid="_x0000_s1026" type="#_x0000_t75" style="position:absolute;margin-left:142.7pt;margin-top:583.8pt;width:6.15pt;height:9.8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">
                <v:imagedata r:id="rId246" o:title=""/>
              </v:shape>
            </w:pict>
          </mc:Fallback>
        </mc:AlternateContent>
      </w:r>
      <w:r w:rsidR="005A103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4A036760" wp14:editId="33D3D69A">
                <wp:simplePos x="0" y="0"/>
                <wp:positionH relativeFrom="column">
                  <wp:posOffset>1800612</wp:posOffset>
                </wp:positionH>
                <wp:positionV relativeFrom="paragraph">
                  <wp:posOffset>7422622</wp:posOffset>
                </wp:positionV>
                <wp:extent cx="45720" cy="76320"/>
                <wp:effectExtent l="57150" t="38100" r="49530" b="3810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57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C45EC" id="Ink 257" o:spid="_x0000_s1026" type="#_x0000_t75" style="position:absolute;margin-left:141.1pt;margin-top:583.75pt;width:5pt;height:7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">
                <v:imagedata r:id="rId248" o:title=""/>
              </v:shape>
            </w:pict>
          </mc:Fallback>
        </mc:AlternateContent>
      </w:r>
      <w:r w:rsidR="005A103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B34DEF1" wp14:editId="237E5B04">
                <wp:simplePos x="0" y="0"/>
                <wp:positionH relativeFrom="column">
                  <wp:posOffset>1934172</wp:posOffset>
                </wp:positionH>
                <wp:positionV relativeFrom="paragraph">
                  <wp:posOffset>7429102</wp:posOffset>
                </wp:positionV>
                <wp:extent cx="205560" cy="76320"/>
                <wp:effectExtent l="57150" t="57150" r="42545" b="5715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055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B8AE7" id="Ink 256" o:spid="_x0000_s1026" type="#_x0000_t75" style="position:absolute;margin-left:151.6pt;margin-top:584.25pt;width:17.6pt;height:7.4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">
                <v:imagedata r:id="rId250" o:title=""/>
              </v:shape>
            </w:pict>
          </mc:Fallback>
        </mc:AlternateContent>
      </w:r>
      <w:r w:rsidR="005A103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7172E1FB" wp14:editId="2CE6A291">
                <wp:simplePos x="0" y="0"/>
                <wp:positionH relativeFrom="column">
                  <wp:posOffset>1891332</wp:posOffset>
                </wp:positionH>
                <wp:positionV relativeFrom="paragraph">
                  <wp:posOffset>7427662</wp:posOffset>
                </wp:positionV>
                <wp:extent cx="50040" cy="33840"/>
                <wp:effectExtent l="38100" t="57150" r="45720" b="4254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00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9731F" id="Ink 255" o:spid="_x0000_s1026" type="#_x0000_t75" style="position:absolute;margin-left:148.2pt;margin-top:584.15pt;width:5.4pt;height:4.0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">
                <v:imagedata r:id="rId252" o:title=""/>
              </v:shape>
            </w:pict>
          </mc:Fallback>
        </mc:AlternateContent>
      </w:r>
      <w:r w:rsidR="005A103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7959C3CF" wp14:editId="1D8F9896">
                <wp:simplePos x="0" y="0"/>
                <wp:positionH relativeFrom="column">
                  <wp:posOffset>1898172</wp:posOffset>
                </wp:positionH>
                <wp:positionV relativeFrom="paragraph">
                  <wp:posOffset>7444942</wp:posOffset>
                </wp:positionV>
                <wp:extent cx="5040" cy="60480"/>
                <wp:effectExtent l="57150" t="38100" r="52705" b="5397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0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E5880" id="Ink 254" o:spid="_x0000_s1026" type="#_x0000_t75" style="position:absolute;margin-left:148.75pt;margin-top:585.5pt;width:1.85pt;height:6.1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">
                <v:imagedata r:id="rId254" o:title=""/>
              </v:shape>
            </w:pict>
          </mc:Fallback>
        </mc:AlternateContent>
      </w:r>
      <w:r w:rsidR="005A103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2EE87C4B" wp14:editId="2090EFF1">
                <wp:simplePos x="0" y="0"/>
                <wp:positionH relativeFrom="column">
                  <wp:posOffset>2345652</wp:posOffset>
                </wp:positionH>
                <wp:positionV relativeFrom="paragraph">
                  <wp:posOffset>7166662</wp:posOffset>
                </wp:positionV>
                <wp:extent cx="64440" cy="77400"/>
                <wp:effectExtent l="38100" t="57150" r="31115" b="5651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644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13229" id="Ink 253" o:spid="_x0000_s1026" type="#_x0000_t75" style="position:absolute;margin-left:184pt;margin-top:563.6pt;width:6.45pt;height:7.5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">
                <v:imagedata r:id="rId256" o:title=""/>
              </v:shape>
            </w:pict>
          </mc:Fallback>
        </mc:AlternateContent>
      </w:r>
      <w:r w:rsidR="005A103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9717174" wp14:editId="2AFDB530">
                <wp:simplePos x="0" y="0"/>
                <wp:positionH relativeFrom="column">
                  <wp:posOffset>2208492</wp:posOffset>
                </wp:positionH>
                <wp:positionV relativeFrom="paragraph">
                  <wp:posOffset>7181062</wp:posOffset>
                </wp:positionV>
                <wp:extent cx="76320" cy="79920"/>
                <wp:effectExtent l="57150" t="57150" r="19050" b="5397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63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C1015" id="Ink 252" o:spid="_x0000_s1026" type="#_x0000_t75" style="position:absolute;margin-left:173.2pt;margin-top:564.75pt;width:7.4pt;height:7.7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">
                <v:imagedata r:id="rId258" o:title=""/>
              </v:shape>
            </w:pict>
          </mc:Fallback>
        </mc:AlternateContent>
      </w:r>
      <w:r w:rsidR="005A103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B0FF02D" wp14:editId="65072727">
                <wp:simplePos x="0" y="0"/>
                <wp:positionH relativeFrom="column">
                  <wp:posOffset>2000772</wp:posOffset>
                </wp:positionH>
                <wp:positionV relativeFrom="paragraph">
                  <wp:posOffset>7146862</wp:posOffset>
                </wp:positionV>
                <wp:extent cx="111240" cy="115920"/>
                <wp:effectExtent l="57150" t="57150" r="41275" b="5588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112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130C3" id="Ink 251" o:spid="_x0000_s1026" type="#_x0000_t75" style="position:absolute;margin-left:156.85pt;margin-top:562.05pt;width:10.15pt;height:10.5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">
                <v:imagedata r:id="rId260" o:title=""/>
              </v:shape>
            </w:pict>
          </mc:Fallback>
        </mc:AlternateContent>
      </w:r>
      <w:r w:rsidR="005A103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4EABB2EB" wp14:editId="28975B08">
                <wp:simplePos x="0" y="0"/>
                <wp:positionH relativeFrom="column">
                  <wp:posOffset>1998612</wp:posOffset>
                </wp:positionH>
                <wp:positionV relativeFrom="paragraph">
                  <wp:posOffset>7236502</wp:posOffset>
                </wp:positionV>
                <wp:extent cx="6480" cy="42480"/>
                <wp:effectExtent l="57150" t="57150" r="50800" b="5334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4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52605" id="Ink 250" o:spid="_x0000_s1026" type="#_x0000_t75" style="position:absolute;margin-left:156.65pt;margin-top:569.1pt;width:1.9pt;height:4.8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">
                <v:imagedata r:id="rId262" o:title=""/>
              </v:shape>
            </w:pict>
          </mc:Fallback>
        </mc:AlternateContent>
      </w:r>
      <w:r w:rsidR="005A103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427DDB01" wp14:editId="647C5722">
                <wp:simplePos x="0" y="0"/>
                <wp:positionH relativeFrom="column">
                  <wp:posOffset>1843452</wp:posOffset>
                </wp:positionH>
                <wp:positionV relativeFrom="paragraph">
                  <wp:posOffset>7154062</wp:posOffset>
                </wp:positionV>
                <wp:extent cx="66600" cy="36000"/>
                <wp:effectExtent l="19050" t="57150" r="29210" b="4064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66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1BFD0" id="Ink 249" o:spid="_x0000_s1026" type="#_x0000_t75" style="position:absolute;margin-left:144.45pt;margin-top:562.6pt;width:6.7pt;height:4.2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">
                <v:imagedata r:id="rId264" o:title=""/>
              </v:shape>
            </w:pict>
          </mc:Fallback>
        </mc:AlternateContent>
      </w:r>
      <w:r w:rsidR="005A103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34FC5C92" wp14:editId="710D700E">
                <wp:simplePos x="0" y="0"/>
                <wp:positionH relativeFrom="column">
                  <wp:posOffset>1860732</wp:posOffset>
                </wp:positionH>
                <wp:positionV relativeFrom="paragraph">
                  <wp:posOffset>7206262</wp:posOffset>
                </wp:positionV>
                <wp:extent cx="101160" cy="95760"/>
                <wp:effectExtent l="38100" t="57150" r="51435" b="5715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011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996F7" id="Ink 248" o:spid="_x0000_s1026" type="#_x0000_t75" style="position:absolute;margin-left:145.8pt;margin-top:566.7pt;width:9.35pt;height:9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">
                <v:imagedata r:id="rId266" o:title=""/>
              </v:shape>
            </w:pict>
          </mc:Fallback>
        </mc:AlternateContent>
      </w:r>
      <w:r w:rsidR="007C618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C3D0DDE" wp14:editId="5C7111D8">
                <wp:simplePos x="0" y="0"/>
                <wp:positionH relativeFrom="column">
                  <wp:posOffset>50378</wp:posOffset>
                </wp:positionH>
                <wp:positionV relativeFrom="paragraph">
                  <wp:posOffset>6240887</wp:posOffset>
                </wp:positionV>
                <wp:extent cx="373680" cy="96480"/>
                <wp:effectExtent l="57150" t="57150" r="0" b="5651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736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FE838" id="Ink 247" o:spid="_x0000_s1026" type="#_x0000_t75" style="position:absolute;margin-left:3.25pt;margin-top:490.7pt;width:30.8pt;height:9.0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">
                <v:imagedata r:id="rId268" o:title=""/>
              </v:shape>
            </w:pict>
          </mc:Fallback>
        </mc:AlternateContent>
      </w:r>
      <w:r w:rsidR="007C618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1B4B1FA" wp14:editId="359963E4">
                <wp:simplePos x="0" y="0"/>
                <wp:positionH relativeFrom="column">
                  <wp:posOffset>-6142</wp:posOffset>
                </wp:positionH>
                <wp:positionV relativeFrom="paragraph">
                  <wp:posOffset>6302087</wp:posOffset>
                </wp:positionV>
                <wp:extent cx="33120" cy="55080"/>
                <wp:effectExtent l="57150" t="57150" r="43180" b="4064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312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D204B" id="Ink 246" o:spid="_x0000_s1026" type="#_x0000_t75" style="position:absolute;margin-left:-1.2pt;margin-top:495.55pt;width:4pt;height:5.8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">
                <v:imagedata r:id="rId270" o:title=""/>
              </v:shape>
            </w:pict>
          </mc:Fallback>
        </mc:AlternateContent>
      </w:r>
      <w:r w:rsidR="007C618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251AF852" wp14:editId="4F0092EC">
                <wp:simplePos x="0" y="0"/>
                <wp:positionH relativeFrom="column">
                  <wp:posOffset>-40342</wp:posOffset>
                </wp:positionH>
                <wp:positionV relativeFrom="paragraph">
                  <wp:posOffset>6306767</wp:posOffset>
                </wp:positionV>
                <wp:extent cx="4680" cy="48600"/>
                <wp:effectExtent l="57150" t="38100" r="52705" b="4699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6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43596" id="Ink 245" o:spid="_x0000_s1026" type="#_x0000_t75" style="position:absolute;margin-left:-3.9pt;margin-top:495.9pt;width:1.75pt;height:5.2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">
                <v:imagedata r:id="rId96" o:title=""/>
              </v:shape>
            </w:pict>
          </mc:Fallback>
        </mc:AlternateContent>
      </w:r>
      <w:r w:rsidR="007C618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1206F72E" wp14:editId="65319541">
                <wp:simplePos x="0" y="0"/>
                <wp:positionH relativeFrom="column">
                  <wp:posOffset>-27940</wp:posOffset>
                </wp:positionH>
                <wp:positionV relativeFrom="paragraph">
                  <wp:posOffset>6225540</wp:posOffset>
                </wp:positionV>
                <wp:extent cx="6120" cy="13320"/>
                <wp:effectExtent l="57150" t="57150" r="51435" b="4445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120" cy="13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A2B4D" id="Ink 244" o:spid="_x0000_s1026" type="#_x0000_t75" style="position:absolute;margin-left:-2.9pt;margin-top:489.5pt;width:1.9pt;height:2.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">
                <v:imagedata r:id="rId273" o:title=""/>
              </v:shape>
            </w:pict>
          </mc:Fallback>
        </mc:AlternateContent>
      </w:r>
      <w:r w:rsidR="007C618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B1C6928" wp14:editId="428252EA">
                <wp:simplePos x="0" y="0"/>
                <wp:positionH relativeFrom="column">
                  <wp:posOffset>630689</wp:posOffset>
                </wp:positionH>
                <wp:positionV relativeFrom="paragraph">
                  <wp:posOffset>7137346</wp:posOffset>
                </wp:positionV>
                <wp:extent cx="49320" cy="51840"/>
                <wp:effectExtent l="57150" t="38100" r="46355" b="4381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93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9B9ED" id="Ink 242" o:spid="_x0000_s1026" type="#_x0000_t75" style="position:absolute;margin-left:48.95pt;margin-top:561.3pt;width:5.3pt;height:5.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">
                <v:imagedata r:id="rId275" o:title=""/>
              </v:shape>
            </w:pict>
          </mc:Fallback>
        </mc:AlternateContent>
      </w:r>
      <w:r w:rsidR="007C618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763FA05" wp14:editId="3B196C9C">
                <wp:simplePos x="0" y="0"/>
                <wp:positionH relativeFrom="column">
                  <wp:posOffset>629249</wp:posOffset>
                </wp:positionH>
                <wp:positionV relativeFrom="paragraph">
                  <wp:posOffset>7133026</wp:posOffset>
                </wp:positionV>
                <wp:extent cx="25560" cy="68760"/>
                <wp:effectExtent l="57150" t="38100" r="50800" b="4572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55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98334" id="Ink 241" o:spid="_x0000_s1026" type="#_x0000_t75" style="position:absolute;margin-left:48.85pt;margin-top:560.95pt;width:3.4pt;height:6.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">
                <v:imagedata r:id="rId277" o:title=""/>
              </v:shape>
            </w:pict>
          </mc:Fallback>
        </mc:AlternateContent>
      </w:r>
      <w:r w:rsidR="007C618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1B8FC223" wp14:editId="4F5616DC">
                <wp:simplePos x="0" y="0"/>
                <wp:positionH relativeFrom="column">
                  <wp:posOffset>507569</wp:posOffset>
                </wp:positionH>
                <wp:positionV relativeFrom="paragraph">
                  <wp:posOffset>7171906</wp:posOffset>
                </wp:positionV>
                <wp:extent cx="63000" cy="27720"/>
                <wp:effectExtent l="57150" t="57150" r="32385" b="4889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30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63FC5" id="Ink 240" o:spid="_x0000_s1026" type="#_x0000_t75" style="position:absolute;margin-left:39.25pt;margin-top:564pt;width:6.35pt;height:3.6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">
                <v:imagedata r:id="rId279" o:title=""/>
              </v:shape>
            </w:pict>
          </mc:Fallback>
        </mc:AlternateContent>
      </w:r>
      <w:r w:rsidR="007C618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2AB2313A" wp14:editId="20B20191">
                <wp:simplePos x="0" y="0"/>
                <wp:positionH relativeFrom="column">
                  <wp:posOffset>516209</wp:posOffset>
                </wp:positionH>
                <wp:positionV relativeFrom="paragraph">
                  <wp:posOffset>7145986</wp:posOffset>
                </wp:positionV>
                <wp:extent cx="21600" cy="11520"/>
                <wp:effectExtent l="57150" t="57150" r="54610" b="4572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16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3E931" id="Ink 239" o:spid="_x0000_s1026" type="#_x0000_t75" style="position:absolute;margin-left:39.95pt;margin-top:562pt;width:3.1pt;height:2.3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">
                <v:imagedata r:id="rId281" o:title=""/>
              </v:shape>
            </w:pict>
          </mc:Fallback>
        </mc:AlternateContent>
      </w:r>
      <w:r w:rsidR="007C618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02F4FF0F" wp14:editId="20ECBB58">
                <wp:simplePos x="0" y="0"/>
                <wp:positionH relativeFrom="column">
                  <wp:posOffset>435209</wp:posOffset>
                </wp:positionH>
                <wp:positionV relativeFrom="paragraph">
                  <wp:posOffset>7161826</wp:posOffset>
                </wp:positionV>
                <wp:extent cx="53280" cy="11880"/>
                <wp:effectExtent l="57150" t="57150" r="42545" b="4572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32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AC404" id="Ink 238" o:spid="_x0000_s1026" type="#_x0000_t75" style="position:absolute;margin-left:33.55pt;margin-top:563.2pt;width:5.65pt;height:2.3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">
                <v:imagedata r:id="rId283" o:title=""/>
              </v:shape>
            </w:pict>
          </mc:Fallback>
        </mc:AlternateContent>
      </w:r>
      <w:r w:rsidR="007C618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57696EA1" wp14:editId="1054F486">
                <wp:simplePos x="0" y="0"/>
                <wp:positionH relativeFrom="column">
                  <wp:posOffset>456089</wp:posOffset>
                </wp:positionH>
                <wp:positionV relativeFrom="paragraph">
                  <wp:posOffset>7140586</wp:posOffset>
                </wp:positionV>
                <wp:extent cx="3600" cy="72360"/>
                <wp:effectExtent l="57150" t="38100" r="53975" b="4254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6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B4B06" id="Ink 237" o:spid="_x0000_s1026" type="#_x0000_t75" style="position:absolute;margin-left:35.2pt;margin-top:561.55pt;width:1.7pt;height:7.1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">
                <v:imagedata r:id="rId124" o:title=""/>
              </v:shape>
            </w:pict>
          </mc:Fallback>
        </mc:AlternateContent>
      </w:r>
      <w:r w:rsidR="007C618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C7E2D4A" wp14:editId="05DB7FC1">
                <wp:simplePos x="0" y="0"/>
                <wp:positionH relativeFrom="column">
                  <wp:posOffset>295169</wp:posOffset>
                </wp:positionH>
                <wp:positionV relativeFrom="paragraph">
                  <wp:posOffset>7116466</wp:posOffset>
                </wp:positionV>
                <wp:extent cx="84240" cy="77760"/>
                <wp:effectExtent l="38100" t="57150" r="11430" b="5588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842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8546D" id="Ink 236" o:spid="_x0000_s1026" type="#_x0000_t75" style="position:absolute;margin-left:22.55pt;margin-top:559.65pt;width:8.05pt;height:7.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">
                <v:imagedata r:id="rId286" o:title=""/>
              </v:shape>
            </w:pict>
          </mc:Fallback>
        </mc:AlternateContent>
      </w:r>
      <w:r w:rsidR="007C618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094779F" wp14:editId="69F3262A">
                <wp:simplePos x="0" y="0"/>
                <wp:positionH relativeFrom="column">
                  <wp:posOffset>241889</wp:posOffset>
                </wp:positionH>
                <wp:positionV relativeFrom="paragraph">
                  <wp:posOffset>7150666</wp:posOffset>
                </wp:positionV>
                <wp:extent cx="42840" cy="57960"/>
                <wp:effectExtent l="57150" t="57150" r="33655" b="5651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28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F8627" id="Ink 235" o:spid="_x0000_s1026" type="#_x0000_t75" style="position:absolute;margin-left:18.35pt;margin-top:562.35pt;width:4.75pt;height:5.9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">
                <v:imagedata r:id="rId288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66B5023" wp14:editId="33D51F87">
                <wp:simplePos x="0" y="0"/>
                <wp:positionH relativeFrom="column">
                  <wp:posOffset>711270</wp:posOffset>
                </wp:positionH>
                <wp:positionV relativeFrom="paragraph">
                  <wp:posOffset>7972490</wp:posOffset>
                </wp:positionV>
                <wp:extent cx="14760" cy="5040"/>
                <wp:effectExtent l="57150" t="57150" r="42545" b="5270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4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B3524" id="Ink 233" o:spid="_x0000_s1026" type="#_x0000_t75" style="position:absolute;margin-left:55.3pt;margin-top:627.05pt;width:2.55pt;height:1.8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">
                <v:imagedata r:id="rId290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ED8707B" wp14:editId="41508FE5">
                <wp:simplePos x="0" y="0"/>
                <wp:positionH relativeFrom="column">
                  <wp:posOffset>726750</wp:posOffset>
                </wp:positionH>
                <wp:positionV relativeFrom="paragraph">
                  <wp:posOffset>7882130</wp:posOffset>
                </wp:positionV>
                <wp:extent cx="6480" cy="8280"/>
                <wp:effectExtent l="57150" t="57150" r="50800" b="4889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6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F6EE4" id="Ink 232" o:spid="_x0000_s1026" type="#_x0000_t75" style="position:absolute;margin-left:56.5pt;margin-top:619.95pt;width:1.9pt;height:2.0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">
                <v:imagedata r:id="rId292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95F4B24" wp14:editId="60C87B4A">
                <wp:simplePos x="0" y="0"/>
                <wp:positionH relativeFrom="column">
                  <wp:posOffset>457470</wp:posOffset>
                </wp:positionH>
                <wp:positionV relativeFrom="paragraph">
                  <wp:posOffset>7834610</wp:posOffset>
                </wp:positionV>
                <wp:extent cx="223920" cy="104040"/>
                <wp:effectExtent l="57150" t="57150" r="43180" b="4889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239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42114" id="Ink 231" o:spid="_x0000_s1026" type="#_x0000_t75" style="position:absolute;margin-left:35.3pt;margin-top:616.2pt;width:19.05pt;height:9.6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">
                <v:imagedata r:id="rId294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6F4BDD8A" wp14:editId="39BCA070">
                <wp:simplePos x="0" y="0"/>
                <wp:positionH relativeFrom="column">
                  <wp:posOffset>144270</wp:posOffset>
                </wp:positionH>
                <wp:positionV relativeFrom="paragraph">
                  <wp:posOffset>7823090</wp:posOffset>
                </wp:positionV>
                <wp:extent cx="151200" cy="110880"/>
                <wp:effectExtent l="57150" t="57150" r="1270" b="4191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512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7FD91" id="Ink 230" o:spid="_x0000_s1026" type="#_x0000_t75" style="position:absolute;margin-left:10.65pt;margin-top:615.3pt;width:13.3pt;height:10.1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">
                <v:imagedata r:id="rId296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22BE9A78" wp14:editId="29EF2DCD">
                <wp:simplePos x="0" y="0"/>
                <wp:positionH relativeFrom="column">
                  <wp:posOffset>81630</wp:posOffset>
                </wp:positionH>
                <wp:positionV relativeFrom="paragraph">
                  <wp:posOffset>7833170</wp:posOffset>
                </wp:positionV>
                <wp:extent cx="44280" cy="77760"/>
                <wp:effectExtent l="38100" t="57150" r="51435" b="5588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42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B408C" id="Ink 229" o:spid="_x0000_s1026" type="#_x0000_t75" style="position:absolute;margin-left:5.75pt;margin-top:616.1pt;width:4.95pt;height:7.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">
                <v:imagedata r:id="rId298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766E1860" wp14:editId="58CAE57D">
                <wp:simplePos x="0" y="0"/>
                <wp:positionH relativeFrom="column">
                  <wp:posOffset>-512010</wp:posOffset>
                </wp:positionH>
                <wp:positionV relativeFrom="paragraph">
                  <wp:posOffset>6590810</wp:posOffset>
                </wp:positionV>
                <wp:extent cx="216000" cy="105480"/>
                <wp:effectExtent l="57150" t="57150" r="0" b="4699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160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BF277" id="Ink 228" o:spid="_x0000_s1026" type="#_x0000_t75" style="position:absolute;margin-left:-41pt;margin-top:518.25pt;width:18.4pt;height:9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">
                <v:imagedata r:id="rId300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B6584D3" wp14:editId="0DDBF984">
                <wp:simplePos x="0" y="0"/>
                <wp:positionH relativeFrom="column">
                  <wp:posOffset>-510210</wp:posOffset>
                </wp:positionH>
                <wp:positionV relativeFrom="paragraph">
                  <wp:posOffset>6632930</wp:posOffset>
                </wp:positionV>
                <wp:extent cx="16200" cy="64800"/>
                <wp:effectExtent l="57150" t="38100" r="41275" b="4953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62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3A82C" id="Ink 227" o:spid="_x0000_s1026" type="#_x0000_t75" style="position:absolute;margin-left:-40.85pt;margin-top:521.6pt;width:2.7pt;height:6.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">
                <v:imagedata r:id="rId302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3424EF0" wp14:editId="1C1760AB">
                <wp:simplePos x="0" y="0"/>
                <wp:positionH relativeFrom="column">
                  <wp:posOffset>-110935</wp:posOffset>
                </wp:positionH>
                <wp:positionV relativeFrom="paragraph">
                  <wp:posOffset>7968601</wp:posOffset>
                </wp:positionV>
                <wp:extent cx="101520" cy="255240"/>
                <wp:effectExtent l="57150" t="38100" r="0" b="5016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0152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1B6F3" id="Ink 223" o:spid="_x0000_s1026" type="#_x0000_t75" style="position:absolute;margin-left:-9.45pt;margin-top:626.75pt;width:9.45pt;height:21.5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">
                <v:imagedata r:id="rId304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167F0C5A" wp14:editId="715CC5DC">
                <wp:simplePos x="0" y="0"/>
                <wp:positionH relativeFrom="column">
                  <wp:posOffset>7505</wp:posOffset>
                </wp:positionH>
                <wp:positionV relativeFrom="paragraph">
                  <wp:posOffset>6856201</wp:posOffset>
                </wp:positionV>
                <wp:extent cx="52920" cy="176400"/>
                <wp:effectExtent l="57150" t="57150" r="42545" b="5270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29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A656D" id="Ink 222" o:spid="_x0000_s1026" type="#_x0000_t75" style="position:absolute;margin-left:-.1pt;margin-top:539.15pt;width:5.55pt;height:15.3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">
                <v:imagedata r:id="rId306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07ACC5EA" wp14:editId="18962B73">
                <wp:simplePos x="0" y="0"/>
                <wp:positionH relativeFrom="column">
                  <wp:posOffset>1434545</wp:posOffset>
                </wp:positionH>
                <wp:positionV relativeFrom="paragraph">
                  <wp:posOffset>6474961</wp:posOffset>
                </wp:positionV>
                <wp:extent cx="120960" cy="324360"/>
                <wp:effectExtent l="57150" t="57150" r="31750" b="5715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2096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F346A" id="Ink 221" o:spid="_x0000_s1026" type="#_x0000_t75" style="position:absolute;margin-left:112.25pt;margin-top:509.15pt;width:10.9pt;height:27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">
                <v:imagedata r:id="rId308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15AAD830" wp14:editId="6185CA5D">
                <wp:simplePos x="0" y="0"/>
                <wp:positionH relativeFrom="column">
                  <wp:posOffset>1270385</wp:posOffset>
                </wp:positionH>
                <wp:positionV relativeFrom="paragraph">
                  <wp:posOffset>6577201</wp:posOffset>
                </wp:positionV>
                <wp:extent cx="106920" cy="129960"/>
                <wp:effectExtent l="57150" t="38100" r="7620" b="4191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069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9B82B" id="Ink 220" o:spid="_x0000_s1026" type="#_x0000_t75" style="position:absolute;margin-left:99.35pt;margin-top:517.2pt;width:9.8pt;height:11.6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">
                <v:imagedata r:id="rId310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23FC8F2" wp14:editId="3B4A9B7C">
                <wp:simplePos x="0" y="0"/>
                <wp:positionH relativeFrom="column">
                  <wp:posOffset>1093985</wp:posOffset>
                </wp:positionH>
                <wp:positionV relativeFrom="paragraph">
                  <wp:posOffset>6576121</wp:posOffset>
                </wp:positionV>
                <wp:extent cx="108720" cy="36360"/>
                <wp:effectExtent l="57150" t="57150" r="43815" b="4000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087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A69EC" id="Ink 219" o:spid="_x0000_s1026" type="#_x0000_t75" style="position:absolute;margin-left:85.45pt;margin-top:517.1pt;width:9.95pt;height:4.2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">
                <v:imagedata r:id="rId312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DE8C461" wp14:editId="127B7AA5">
                <wp:simplePos x="0" y="0"/>
                <wp:positionH relativeFrom="column">
                  <wp:posOffset>1115225</wp:posOffset>
                </wp:positionH>
                <wp:positionV relativeFrom="paragraph">
                  <wp:posOffset>6513121</wp:posOffset>
                </wp:positionV>
                <wp:extent cx="53280" cy="212400"/>
                <wp:effectExtent l="57150" t="57150" r="23495" b="5461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328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A8699" id="Ink 218" o:spid="_x0000_s1026" type="#_x0000_t75" style="position:absolute;margin-left:87.1pt;margin-top:512.15pt;width:5.65pt;height:18.1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">
                <v:imagedata r:id="rId314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6EA31440" wp14:editId="792CA8C8">
                <wp:simplePos x="0" y="0"/>
                <wp:positionH relativeFrom="column">
                  <wp:posOffset>920465</wp:posOffset>
                </wp:positionH>
                <wp:positionV relativeFrom="paragraph">
                  <wp:posOffset>6543001</wp:posOffset>
                </wp:positionV>
                <wp:extent cx="24480" cy="11880"/>
                <wp:effectExtent l="57150" t="57150" r="52070" b="4572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44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4EE66" id="Ink 217" o:spid="_x0000_s1026" type="#_x0000_t75" style="position:absolute;margin-left:71.8pt;margin-top:514.5pt;width:3.35pt;height:2.3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">
                <v:imagedata r:id="rId316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3DE71C5" wp14:editId="1195DC7A">
                <wp:simplePos x="0" y="0"/>
                <wp:positionH relativeFrom="column">
                  <wp:posOffset>937025</wp:posOffset>
                </wp:positionH>
                <wp:positionV relativeFrom="paragraph">
                  <wp:posOffset>6627241</wp:posOffset>
                </wp:positionV>
                <wp:extent cx="9720" cy="82800"/>
                <wp:effectExtent l="57150" t="38100" r="47625" b="5080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97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8A9BA" id="Ink 216" o:spid="_x0000_s1026" type="#_x0000_t75" style="position:absolute;margin-left:73.1pt;margin-top:521.15pt;width:2.15pt;height:7.9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">
                <v:imagedata r:id="rId318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545FE2D0" wp14:editId="207665BD">
                <wp:simplePos x="0" y="0"/>
                <wp:positionH relativeFrom="column">
                  <wp:posOffset>1119545</wp:posOffset>
                </wp:positionH>
                <wp:positionV relativeFrom="paragraph">
                  <wp:posOffset>6615361</wp:posOffset>
                </wp:positionV>
                <wp:extent cx="7920" cy="78840"/>
                <wp:effectExtent l="57150" t="38100" r="49530" b="5461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9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6A3F1" id="Ink 215" o:spid="_x0000_s1026" type="#_x0000_t75" style="position:absolute;margin-left:87.45pt;margin-top:520.2pt;width:2pt;height:7.6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">
                <v:imagedata r:id="rId320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6039A1E5" wp14:editId="6CB71B46">
                <wp:simplePos x="0" y="0"/>
                <wp:positionH relativeFrom="column">
                  <wp:posOffset>993545</wp:posOffset>
                </wp:positionH>
                <wp:positionV relativeFrom="paragraph">
                  <wp:posOffset>6569641</wp:posOffset>
                </wp:positionV>
                <wp:extent cx="91800" cy="149760"/>
                <wp:effectExtent l="57150" t="57150" r="22860" b="4127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918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9C2E1" id="Ink 214" o:spid="_x0000_s1026" type="#_x0000_t75" style="position:absolute;margin-left:77.55pt;margin-top:516.6pt;width:8.65pt;height:13.2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">
                <v:imagedata r:id="rId322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0E8BE24A" wp14:editId="04234207">
                <wp:simplePos x="0" y="0"/>
                <wp:positionH relativeFrom="column">
                  <wp:posOffset>594665</wp:posOffset>
                </wp:positionH>
                <wp:positionV relativeFrom="paragraph">
                  <wp:posOffset>6446881</wp:posOffset>
                </wp:positionV>
                <wp:extent cx="340200" cy="320760"/>
                <wp:effectExtent l="57150" t="57150" r="41275" b="4127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4020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0D24F" id="Ink 213" o:spid="_x0000_s1026" type="#_x0000_t75" style="position:absolute;margin-left:46.1pt;margin-top:506.95pt;width:28.25pt;height:26.6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">
                <v:imagedata r:id="rId324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4BDA65D5" wp14:editId="7FD533FB">
                <wp:simplePos x="0" y="0"/>
                <wp:positionH relativeFrom="column">
                  <wp:posOffset>389825</wp:posOffset>
                </wp:positionH>
                <wp:positionV relativeFrom="paragraph">
                  <wp:posOffset>6531121</wp:posOffset>
                </wp:positionV>
                <wp:extent cx="186480" cy="223200"/>
                <wp:effectExtent l="57150" t="57150" r="0" b="4381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8648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85CF7" id="Ink 212" o:spid="_x0000_s1026" type="#_x0000_t75" style="position:absolute;margin-left:30pt;margin-top:513.55pt;width:16.1pt;height:18.9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">
                <v:imagedata r:id="rId326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69D9F22F" wp14:editId="1FACC076">
                <wp:simplePos x="0" y="0"/>
                <wp:positionH relativeFrom="column">
                  <wp:posOffset>131705</wp:posOffset>
                </wp:positionH>
                <wp:positionV relativeFrom="paragraph">
                  <wp:posOffset>6546241</wp:posOffset>
                </wp:positionV>
                <wp:extent cx="223200" cy="127080"/>
                <wp:effectExtent l="57150" t="57150" r="5715" b="4445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232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D4BB1" id="Ink 211" o:spid="_x0000_s1026" type="#_x0000_t75" style="position:absolute;margin-left:9.65pt;margin-top:514.75pt;width:18.95pt;height:11.4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">
                <v:imagedata r:id="rId328" o:title=""/>
              </v:shape>
            </w:pict>
          </mc:Fallback>
        </mc:AlternateContent>
      </w:r>
      <w:r w:rsidR="00AB6003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A6B71B5" wp14:editId="6A407342">
                <wp:simplePos x="0" y="0"/>
                <wp:positionH relativeFrom="column">
                  <wp:posOffset>-2215</wp:posOffset>
                </wp:positionH>
                <wp:positionV relativeFrom="paragraph">
                  <wp:posOffset>6509161</wp:posOffset>
                </wp:positionV>
                <wp:extent cx="104040" cy="183600"/>
                <wp:effectExtent l="57150" t="57150" r="48895" b="4508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04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02978" id="Ink 210" o:spid="_x0000_s1026" type="#_x0000_t75" style="position:absolute;margin-left:-.85pt;margin-top:511.85pt;width:9.65pt;height:15.8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">
                <v:imagedata r:id="rId330" o:title=""/>
              </v:shape>
            </w:pict>
          </mc:Fallback>
        </mc:AlternateContent>
      </w:r>
      <w:r w:rsidR="009501E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080B198" wp14:editId="4AF20D53">
                <wp:simplePos x="0" y="0"/>
                <wp:positionH relativeFrom="column">
                  <wp:posOffset>5551865</wp:posOffset>
                </wp:positionH>
                <wp:positionV relativeFrom="paragraph">
                  <wp:posOffset>2206403</wp:posOffset>
                </wp:positionV>
                <wp:extent cx="230400" cy="106200"/>
                <wp:effectExtent l="38100" t="38100" r="36830" b="4635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304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27779" id="Ink 207" o:spid="_x0000_s1026" type="#_x0000_t75" style="position:absolute;margin-left:436.45pt;margin-top:173.05pt;width:19.6pt;height:9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">
                <v:imagedata r:id="rId332" o:title=""/>
              </v:shape>
            </w:pict>
          </mc:Fallback>
        </mc:AlternateContent>
      </w:r>
      <w:r w:rsidR="009501E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519BEB52" wp14:editId="1C5B2F91">
                <wp:simplePos x="0" y="0"/>
                <wp:positionH relativeFrom="column">
                  <wp:posOffset>5495345</wp:posOffset>
                </wp:positionH>
                <wp:positionV relativeFrom="paragraph">
                  <wp:posOffset>2245643</wp:posOffset>
                </wp:positionV>
                <wp:extent cx="52560" cy="66600"/>
                <wp:effectExtent l="38100" t="38100" r="24130" b="4826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525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850AD" id="Ink 206" o:spid="_x0000_s1026" type="#_x0000_t75" style="position:absolute;margin-left:6in;margin-top:176.1pt;width:5.6pt;height:6.7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">
                <v:imagedata r:id="rId334" o:title=""/>
              </v:shape>
            </w:pict>
          </mc:Fallback>
        </mc:AlternateContent>
      </w:r>
      <w:r w:rsidR="004A559E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10D42ACE" wp14:editId="6E8B254A">
                <wp:simplePos x="0" y="0"/>
                <wp:positionH relativeFrom="column">
                  <wp:posOffset>5015105</wp:posOffset>
                </wp:positionH>
                <wp:positionV relativeFrom="paragraph">
                  <wp:posOffset>2238803</wp:posOffset>
                </wp:positionV>
                <wp:extent cx="37440" cy="39240"/>
                <wp:effectExtent l="38100" t="38100" r="39370" b="5651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74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0574C" id="Ink 205" o:spid="_x0000_s1026" type="#_x0000_t75" style="position:absolute;margin-left:394.2pt;margin-top:175.6pt;width:4.4pt;height:4.5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">
                <v:imagedata r:id="rId336" o:title=""/>
              </v:shape>
            </w:pict>
          </mc:Fallback>
        </mc:AlternateContent>
      </w:r>
      <w:r w:rsidR="004A559E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77CC4168" wp14:editId="7704F651">
                <wp:simplePos x="0" y="0"/>
                <wp:positionH relativeFrom="column">
                  <wp:posOffset>4996025</wp:posOffset>
                </wp:positionH>
                <wp:positionV relativeFrom="paragraph">
                  <wp:posOffset>2186963</wp:posOffset>
                </wp:positionV>
                <wp:extent cx="441360" cy="141480"/>
                <wp:effectExtent l="0" t="38100" r="34925" b="4953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4413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FA49A" id="Ink 204" o:spid="_x0000_s1026" type="#_x0000_t75" style="position:absolute;margin-left:392.7pt;margin-top:171.5pt;width:36.15pt;height:12.6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">
                <v:imagedata r:id="rId338" o:title=""/>
              </v:shape>
            </w:pict>
          </mc:Fallback>
        </mc:AlternateContent>
      </w:r>
      <w:r w:rsidR="004A559E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3C458386" wp14:editId="39BF0402">
                <wp:simplePos x="0" y="0"/>
                <wp:positionH relativeFrom="column">
                  <wp:posOffset>4999625</wp:posOffset>
                </wp:positionH>
                <wp:positionV relativeFrom="paragraph">
                  <wp:posOffset>2269043</wp:posOffset>
                </wp:positionV>
                <wp:extent cx="10800" cy="98280"/>
                <wp:effectExtent l="57150" t="38100" r="46355" b="5461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08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D0B7D" id="Ink 203" o:spid="_x0000_s1026" type="#_x0000_t75" style="position:absolute;margin-left:392.95pt;margin-top:177.95pt;width:2.25pt;height:9.2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">
                <v:imagedata r:id="rId340" o:title=""/>
              </v:shape>
            </w:pict>
          </mc:Fallback>
        </mc:AlternateContent>
      </w:r>
      <w:r w:rsidR="004A559E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979DC19" wp14:editId="06C9846B">
                <wp:simplePos x="0" y="0"/>
                <wp:positionH relativeFrom="column">
                  <wp:posOffset>4891985</wp:posOffset>
                </wp:positionH>
                <wp:positionV relativeFrom="paragraph">
                  <wp:posOffset>2156363</wp:posOffset>
                </wp:positionV>
                <wp:extent cx="63360" cy="205200"/>
                <wp:effectExtent l="57150" t="57150" r="51435" b="4254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6336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8BE62" id="Ink 202" o:spid="_x0000_s1026" type="#_x0000_t75" style="position:absolute;margin-left:384.5pt;margin-top:169.1pt;width:6.45pt;height:17.5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">
                <v:imagedata r:id="rId342" o:title=""/>
              </v:shape>
            </w:pict>
          </mc:Fallback>
        </mc:AlternateContent>
      </w:r>
      <w:r w:rsidR="00686EF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5E9A0A1A" wp14:editId="195CE2CE">
                <wp:simplePos x="0" y="0"/>
                <wp:positionH relativeFrom="column">
                  <wp:posOffset>6297785</wp:posOffset>
                </wp:positionH>
                <wp:positionV relativeFrom="paragraph">
                  <wp:posOffset>3929812</wp:posOffset>
                </wp:positionV>
                <wp:extent cx="45360" cy="243720"/>
                <wp:effectExtent l="38100" t="38100" r="31115" b="4254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536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B2389" id="Ink 201" o:spid="_x0000_s1026" type="#_x0000_t75" style="position:absolute;margin-left:495.2pt;margin-top:308.75pt;width:4.95pt;height:20.6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">
                <v:imagedata r:id="rId344" o:title=""/>
              </v:shape>
            </w:pict>
          </mc:Fallback>
        </mc:AlternateContent>
      </w:r>
      <w:r w:rsidR="00686EF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2FB62E8E" wp14:editId="35215981">
                <wp:simplePos x="0" y="0"/>
                <wp:positionH relativeFrom="column">
                  <wp:posOffset>6071345</wp:posOffset>
                </wp:positionH>
                <wp:positionV relativeFrom="paragraph">
                  <wp:posOffset>4003972</wp:posOffset>
                </wp:positionV>
                <wp:extent cx="174960" cy="99720"/>
                <wp:effectExtent l="38100" t="57150" r="0" b="5270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749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92FD9" id="Ink 200" o:spid="_x0000_s1026" type="#_x0000_t75" style="position:absolute;margin-left:477.35pt;margin-top:314.55pt;width:15.2pt;height:9.2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">
                <v:imagedata r:id="rId346" o:title=""/>
              </v:shape>
            </w:pict>
          </mc:Fallback>
        </mc:AlternateContent>
      </w:r>
      <w:r w:rsidR="00686EF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15E6B9FB" wp14:editId="2641BB76">
                <wp:simplePos x="0" y="0"/>
                <wp:positionH relativeFrom="column">
                  <wp:posOffset>5996105</wp:posOffset>
                </wp:positionH>
                <wp:positionV relativeFrom="paragraph">
                  <wp:posOffset>3973372</wp:posOffset>
                </wp:positionV>
                <wp:extent cx="48240" cy="90720"/>
                <wp:effectExtent l="38100" t="38100" r="47625" b="4318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82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7BC80" id="Ink 199" o:spid="_x0000_s1026" type="#_x0000_t75" style="position:absolute;margin-left:471.45pt;margin-top:312.15pt;width:5.25pt;height:8.6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">
                <v:imagedata r:id="rId348" o:title=""/>
              </v:shape>
            </w:pict>
          </mc:Fallback>
        </mc:AlternateContent>
      </w:r>
      <w:r w:rsidR="00686EF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ED13DDC" wp14:editId="27912B8C">
                <wp:simplePos x="0" y="0"/>
                <wp:positionH relativeFrom="column">
                  <wp:posOffset>5906105</wp:posOffset>
                </wp:positionH>
                <wp:positionV relativeFrom="paragraph">
                  <wp:posOffset>4003612</wp:posOffset>
                </wp:positionV>
                <wp:extent cx="57240" cy="97920"/>
                <wp:effectExtent l="57150" t="57150" r="38100" b="5461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72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6FAAE" id="Ink 198" o:spid="_x0000_s1026" type="#_x0000_t75" style="position:absolute;margin-left:464.35pt;margin-top:314.55pt;width:5.9pt;height:9.1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">
                <v:imagedata r:id="rId350" o:title=""/>
              </v:shape>
            </w:pict>
          </mc:Fallback>
        </mc:AlternateContent>
      </w:r>
      <w:r w:rsidR="00686EF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5102BDA2" wp14:editId="4F9308A1">
                <wp:simplePos x="0" y="0"/>
                <wp:positionH relativeFrom="column">
                  <wp:posOffset>5827985</wp:posOffset>
                </wp:positionH>
                <wp:positionV relativeFrom="paragraph">
                  <wp:posOffset>3910732</wp:posOffset>
                </wp:positionV>
                <wp:extent cx="93600" cy="292320"/>
                <wp:effectExtent l="57150" t="38100" r="40005" b="5080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9360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C0054" id="Ink 197" o:spid="_x0000_s1026" type="#_x0000_t75" style="position:absolute;margin-left:458.2pt;margin-top:307.25pt;width:8.75pt;height:24.4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">
                <v:imagedata r:id="rId352" o:title=""/>
              </v:shape>
            </w:pict>
          </mc:Fallback>
        </mc:AlternateContent>
      </w:r>
      <w:r w:rsidR="001D565E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1F968598" wp14:editId="01172CC1">
                <wp:simplePos x="0" y="0"/>
                <wp:positionH relativeFrom="column">
                  <wp:posOffset>3318396</wp:posOffset>
                </wp:positionH>
                <wp:positionV relativeFrom="paragraph">
                  <wp:posOffset>4119046</wp:posOffset>
                </wp:positionV>
                <wp:extent cx="41760" cy="128520"/>
                <wp:effectExtent l="57150" t="57150" r="53975" b="4318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17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27C0B" id="Ink 195" o:spid="_x0000_s1026" type="#_x0000_t75" style="position:absolute;margin-left:260.6pt;margin-top:323.65pt;width:4.75pt;height:11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">
                <v:imagedata r:id="rId354" o:title=""/>
              </v:shape>
            </w:pict>
          </mc:Fallback>
        </mc:AlternateContent>
      </w:r>
      <w:r w:rsidR="001D565E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30DAF2A8" wp14:editId="0CCF81E5">
                <wp:simplePos x="0" y="0"/>
                <wp:positionH relativeFrom="column">
                  <wp:posOffset>3469236</wp:posOffset>
                </wp:positionH>
                <wp:positionV relativeFrom="paragraph">
                  <wp:posOffset>3886486</wp:posOffset>
                </wp:positionV>
                <wp:extent cx="240480" cy="116640"/>
                <wp:effectExtent l="57150" t="57150" r="26670" b="5524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404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6B71C" id="Ink 194" o:spid="_x0000_s1026" type="#_x0000_t75" style="position:absolute;margin-left:272.45pt;margin-top:305.3pt;width:20.35pt;height:10.6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">
                <v:imagedata r:id="rId356" o:title=""/>
              </v:shape>
            </w:pict>
          </mc:Fallback>
        </mc:AlternateContent>
      </w:r>
      <w:r w:rsidR="001D565E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534A97BA" wp14:editId="3544BFCF">
                <wp:simplePos x="0" y="0"/>
                <wp:positionH relativeFrom="column">
                  <wp:posOffset>3346476</wp:posOffset>
                </wp:positionH>
                <wp:positionV relativeFrom="paragraph">
                  <wp:posOffset>3952366</wp:posOffset>
                </wp:positionV>
                <wp:extent cx="106920" cy="66960"/>
                <wp:effectExtent l="38100" t="38100" r="45720" b="4762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069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6E867" id="Ink 193" o:spid="_x0000_s1026" type="#_x0000_t75" style="position:absolute;margin-left:262.8pt;margin-top:310.5pt;width:9.8pt;height:6.6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">
                <v:imagedata r:id="rId358" o:title=""/>
              </v:shape>
            </w:pict>
          </mc:Fallback>
        </mc:AlternateContent>
      </w:r>
      <w:r w:rsidR="001D565E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0A703208" wp14:editId="49E1674D">
                <wp:simplePos x="0" y="0"/>
                <wp:positionH relativeFrom="column">
                  <wp:posOffset>3278436</wp:posOffset>
                </wp:positionH>
                <wp:positionV relativeFrom="paragraph">
                  <wp:posOffset>3710446</wp:posOffset>
                </wp:positionV>
                <wp:extent cx="412560" cy="165960"/>
                <wp:effectExtent l="57150" t="57150" r="0" b="4381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1256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AAD1C" id="Ink 192" o:spid="_x0000_s1026" type="#_x0000_t75" style="position:absolute;margin-left:257.45pt;margin-top:291.45pt;width:33.9pt;height:14.4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">
                <v:imagedata r:id="rId360" o:title=""/>
              </v:shape>
            </w:pict>
          </mc:Fallback>
        </mc:AlternateContent>
      </w:r>
      <w:r w:rsidR="001D565E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6847619F" wp14:editId="08F28B99">
                <wp:simplePos x="0" y="0"/>
                <wp:positionH relativeFrom="column">
                  <wp:posOffset>3303276</wp:posOffset>
                </wp:positionH>
                <wp:positionV relativeFrom="paragraph">
                  <wp:posOffset>3774166</wp:posOffset>
                </wp:positionV>
                <wp:extent cx="32400" cy="131760"/>
                <wp:effectExtent l="38100" t="57150" r="43815" b="4000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24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BD987" id="Ink 191" o:spid="_x0000_s1026" type="#_x0000_t75" style="position:absolute;margin-left:259.4pt;margin-top:296.5pt;width:3.95pt;height:11.7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">
                <v:imagedata r:id="rId362" o:title=""/>
              </v:shape>
            </w:pict>
          </mc:Fallback>
        </mc:AlternateContent>
      </w:r>
      <w:r w:rsidR="001D565E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11C77C6C" wp14:editId="3B64A7C1">
                <wp:simplePos x="0" y="0"/>
                <wp:positionH relativeFrom="column">
                  <wp:posOffset>3716916</wp:posOffset>
                </wp:positionH>
                <wp:positionV relativeFrom="paragraph">
                  <wp:posOffset>3655006</wp:posOffset>
                </wp:positionV>
                <wp:extent cx="103320" cy="30600"/>
                <wp:effectExtent l="38100" t="57150" r="49530" b="4572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033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7E6F3" id="Ink 190" o:spid="_x0000_s1026" type="#_x0000_t75" style="position:absolute;margin-left:291.95pt;margin-top:287.1pt;width:9.55pt;height:3.8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">
                <v:imagedata r:id="rId364" o:title=""/>
              </v:shape>
            </w:pict>
          </mc:Fallback>
        </mc:AlternateContent>
      </w:r>
      <w:r w:rsidR="001D565E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E8632B8" wp14:editId="11FB25E8">
                <wp:simplePos x="0" y="0"/>
                <wp:positionH relativeFrom="column">
                  <wp:posOffset>3735276</wp:posOffset>
                </wp:positionH>
                <wp:positionV relativeFrom="paragraph">
                  <wp:posOffset>3453406</wp:posOffset>
                </wp:positionV>
                <wp:extent cx="299880" cy="190800"/>
                <wp:effectExtent l="57150" t="57150" r="43180" b="5715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9988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6ECDB" id="Ink 189" o:spid="_x0000_s1026" type="#_x0000_t75" style="position:absolute;margin-left:293.4pt;margin-top:271.2pt;width:25pt;height:16.4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">
                <v:imagedata r:id="rId366" o:title=""/>
              </v:shape>
            </w:pict>
          </mc:Fallback>
        </mc:AlternateContent>
      </w:r>
      <w:r w:rsidR="00851FB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FC4BC36" wp14:editId="4763E986">
                <wp:simplePos x="0" y="0"/>
                <wp:positionH relativeFrom="column">
                  <wp:posOffset>1288526</wp:posOffset>
                </wp:positionH>
                <wp:positionV relativeFrom="paragraph">
                  <wp:posOffset>5568251</wp:posOffset>
                </wp:positionV>
                <wp:extent cx="299160" cy="140760"/>
                <wp:effectExtent l="57150" t="57150" r="43815" b="5016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991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779A3" id="Ink 182" o:spid="_x0000_s1026" type="#_x0000_t75" style="position:absolute;margin-left:100.75pt;margin-top:437.75pt;width:24.95pt;height:12.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">
                <v:imagedata r:id="rId368" o:title=""/>
              </v:shape>
            </w:pict>
          </mc:Fallback>
        </mc:AlternateContent>
      </w:r>
      <w:r w:rsidR="00851FB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24F0CAF6" wp14:editId="507C0FC1">
                <wp:simplePos x="0" y="0"/>
                <wp:positionH relativeFrom="column">
                  <wp:posOffset>1211486</wp:posOffset>
                </wp:positionH>
                <wp:positionV relativeFrom="paragraph">
                  <wp:posOffset>5637731</wp:posOffset>
                </wp:positionV>
                <wp:extent cx="69840" cy="81360"/>
                <wp:effectExtent l="57150" t="57150" r="26035" b="5207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698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6B021" id="Ink 181" o:spid="_x0000_s1026" type="#_x0000_t75" style="position:absolute;margin-left:94.7pt;margin-top:443.2pt;width:6.95pt;height:7.8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">
                <v:imagedata r:id="rId370" o:title=""/>
              </v:shape>
            </w:pict>
          </mc:Fallback>
        </mc:AlternateContent>
      </w:r>
      <w:r w:rsidR="00851FB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AD73752" wp14:editId="0F78DACB">
                <wp:simplePos x="0" y="0"/>
                <wp:positionH relativeFrom="column">
                  <wp:posOffset>988286</wp:posOffset>
                </wp:positionH>
                <wp:positionV relativeFrom="paragraph">
                  <wp:posOffset>5628371</wp:posOffset>
                </wp:positionV>
                <wp:extent cx="92880" cy="96840"/>
                <wp:effectExtent l="38100" t="57150" r="0" b="5588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28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1D50D" id="Ink 180" o:spid="_x0000_s1026" type="#_x0000_t75" style="position:absolute;margin-left:77.1pt;margin-top:442.5pt;width:8.7pt;height:9.0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">
                <v:imagedata r:id="rId372" o:title=""/>
              </v:shape>
            </w:pict>
          </mc:Fallback>
        </mc:AlternateContent>
      </w:r>
      <w:r w:rsidR="00851FB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102BEF9B" wp14:editId="7831B84C">
                <wp:simplePos x="0" y="0"/>
                <wp:positionH relativeFrom="column">
                  <wp:posOffset>956966</wp:posOffset>
                </wp:positionH>
                <wp:positionV relativeFrom="paragraph">
                  <wp:posOffset>5683811</wp:posOffset>
                </wp:positionV>
                <wp:extent cx="13680" cy="52560"/>
                <wp:effectExtent l="57150" t="57150" r="43815" b="4318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36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719F0" id="Ink 179" o:spid="_x0000_s1026" type="#_x0000_t75" style="position:absolute;margin-left:74.65pt;margin-top:446.85pt;width:2.5pt;height:5.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">
                <v:imagedata r:id="rId374" o:title=""/>
              </v:shape>
            </w:pict>
          </mc:Fallback>
        </mc:AlternateContent>
      </w:r>
      <w:r w:rsidR="00851FB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73DE528A" wp14:editId="24CDECFD">
                <wp:simplePos x="0" y="0"/>
                <wp:positionH relativeFrom="column">
                  <wp:posOffset>243446</wp:posOffset>
                </wp:positionH>
                <wp:positionV relativeFrom="paragraph">
                  <wp:posOffset>5682731</wp:posOffset>
                </wp:positionV>
                <wp:extent cx="523440" cy="87840"/>
                <wp:effectExtent l="57150" t="57150" r="29210" b="4572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234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2D601" id="Ink 178" o:spid="_x0000_s1026" type="#_x0000_t75" style="position:absolute;margin-left:18.45pt;margin-top:446.75pt;width:42.6pt;height:8.3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">
                <v:imagedata r:id="rId376" o:title=""/>
              </v:shape>
            </w:pict>
          </mc:Fallback>
        </mc:AlternateContent>
      </w:r>
      <w:r w:rsidR="00851FB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6572DD25" wp14:editId="521A8981">
                <wp:simplePos x="0" y="0"/>
                <wp:positionH relativeFrom="column">
                  <wp:posOffset>180446</wp:posOffset>
                </wp:positionH>
                <wp:positionV relativeFrom="paragraph">
                  <wp:posOffset>5696411</wp:posOffset>
                </wp:positionV>
                <wp:extent cx="52560" cy="72000"/>
                <wp:effectExtent l="57150" t="57150" r="43180" b="4254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525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24EC3" id="Ink 177" o:spid="_x0000_s1026" type="#_x0000_t75" style="position:absolute;margin-left:13.5pt;margin-top:447.85pt;width:5.6pt;height:7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">
                <v:imagedata r:id="rId378" o:title=""/>
              </v:shape>
            </w:pict>
          </mc:Fallback>
        </mc:AlternateContent>
      </w:r>
      <w:r w:rsidR="00851FB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28D4344" wp14:editId="2EBA6F1D">
                <wp:simplePos x="0" y="0"/>
                <wp:positionH relativeFrom="column">
                  <wp:posOffset>723528</wp:posOffset>
                </wp:positionH>
                <wp:positionV relativeFrom="paragraph">
                  <wp:posOffset>5382956</wp:posOffset>
                </wp:positionV>
                <wp:extent cx="866880" cy="125280"/>
                <wp:effectExtent l="57150" t="57150" r="9525" b="4635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8668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593EF" id="Ink 176" o:spid="_x0000_s1026" type="#_x0000_t75" style="position:absolute;margin-left:56.25pt;margin-top:423.15pt;width:69.65pt;height:11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">
                <v:imagedata r:id="rId380" o:title=""/>
              </v:shape>
            </w:pict>
          </mc:Fallback>
        </mc:AlternateContent>
      </w:r>
      <w:r w:rsidR="00851FB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578703B3" wp14:editId="01036FDD">
                <wp:simplePos x="0" y="0"/>
                <wp:positionH relativeFrom="column">
                  <wp:posOffset>613728</wp:posOffset>
                </wp:positionH>
                <wp:positionV relativeFrom="paragraph">
                  <wp:posOffset>5424356</wp:posOffset>
                </wp:positionV>
                <wp:extent cx="77760" cy="87840"/>
                <wp:effectExtent l="57150" t="57150" r="36830" b="4572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77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8E44A" id="Ink 175" o:spid="_x0000_s1026" type="#_x0000_t75" style="position:absolute;margin-left:47.65pt;margin-top:426.4pt;width:7.5pt;height:8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">
                <v:imagedata r:id="rId382" o:title=""/>
              </v:shape>
            </w:pict>
          </mc:Fallback>
        </mc:AlternateContent>
      </w:r>
      <w:r w:rsidR="00851FB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5FB7548" wp14:editId="15295B84">
                <wp:simplePos x="0" y="0"/>
                <wp:positionH relativeFrom="column">
                  <wp:posOffset>-84312</wp:posOffset>
                </wp:positionH>
                <wp:positionV relativeFrom="paragraph">
                  <wp:posOffset>5361716</wp:posOffset>
                </wp:positionV>
                <wp:extent cx="516600" cy="163080"/>
                <wp:effectExtent l="57150" t="57150" r="55245" b="4699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166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09F59" id="Ink 174" o:spid="_x0000_s1026" type="#_x0000_t75" style="position:absolute;margin-left:-7.35pt;margin-top:421.5pt;width:42.1pt;height:14.3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">
                <v:imagedata r:id="rId384" o:title=""/>
              </v:shape>
            </w:pict>
          </mc:Fallback>
        </mc:AlternateContent>
      </w:r>
      <w:r w:rsidR="00851FB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1415CA62" wp14:editId="761687A4">
                <wp:simplePos x="0" y="0"/>
                <wp:positionH relativeFrom="column">
                  <wp:posOffset>-178272</wp:posOffset>
                </wp:positionH>
                <wp:positionV relativeFrom="paragraph">
                  <wp:posOffset>5352356</wp:posOffset>
                </wp:positionV>
                <wp:extent cx="83160" cy="165960"/>
                <wp:effectExtent l="38100" t="57150" r="50800" b="4381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8316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DEA7C" id="Ink 173" o:spid="_x0000_s1026" type="#_x0000_t75" style="position:absolute;margin-left:-14.75pt;margin-top:420.75pt;width:8pt;height:14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">
                <v:imagedata r:id="rId386" o:title=""/>
              </v:shape>
            </w:pict>
          </mc:Fallback>
        </mc:AlternateContent>
      </w:r>
      <w:r w:rsidR="002A7371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7090525B" wp14:editId="7EBD5A2A">
                <wp:simplePos x="0" y="0"/>
                <wp:positionH relativeFrom="column">
                  <wp:posOffset>6318564</wp:posOffset>
                </wp:positionH>
                <wp:positionV relativeFrom="paragraph">
                  <wp:posOffset>3276157</wp:posOffset>
                </wp:positionV>
                <wp:extent cx="23400" cy="56520"/>
                <wp:effectExtent l="38100" t="57150" r="53340" b="3873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34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2FB67" id="Ink 169" o:spid="_x0000_s1026" type="#_x0000_t75" style="position:absolute;margin-left:496.8pt;margin-top:257.25pt;width:3.3pt;height:5.8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">
                <v:imagedata r:id="rId388" o:title=""/>
              </v:shape>
            </w:pict>
          </mc:Fallback>
        </mc:AlternateContent>
      </w:r>
      <w:r w:rsidR="002A7371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0DA570A1" wp14:editId="68C2ABE2">
                <wp:simplePos x="0" y="0"/>
                <wp:positionH relativeFrom="column">
                  <wp:posOffset>6389124</wp:posOffset>
                </wp:positionH>
                <wp:positionV relativeFrom="paragraph">
                  <wp:posOffset>3435277</wp:posOffset>
                </wp:positionV>
                <wp:extent cx="149040" cy="107640"/>
                <wp:effectExtent l="57150" t="57150" r="41910" b="4508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490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41442" id="Ink 167" o:spid="_x0000_s1026" type="#_x0000_t75" style="position:absolute;margin-left:502.4pt;margin-top:269.8pt;width:13.15pt;height:9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">
                <v:imagedata r:id="rId390" o:title=""/>
              </v:shape>
            </w:pict>
          </mc:Fallback>
        </mc:AlternateContent>
      </w:r>
      <w:r w:rsidR="002A7371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045E719" wp14:editId="5FB80785">
                <wp:simplePos x="0" y="0"/>
                <wp:positionH relativeFrom="column">
                  <wp:posOffset>6362484</wp:posOffset>
                </wp:positionH>
                <wp:positionV relativeFrom="paragraph">
                  <wp:posOffset>3428797</wp:posOffset>
                </wp:positionV>
                <wp:extent cx="21240" cy="51120"/>
                <wp:effectExtent l="57150" t="38100" r="55245" b="4445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12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F1ED2" id="Ink 166" o:spid="_x0000_s1026" type="#_x0000_t75" style="position:absolute;margin-left:500.3pt;margin-top:269.3pt;width:3.05pt;height:5.4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">
                <v:imagedata r:id="rId392" o:title=""/>
              </v:shape>
            </w:pict>
          </mc:Fallback>
        </mc:AlternateContent>
      </w:r>
      <w:r w:rsidR="002A7371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2DDB61FD" wp14:editId="5E50FB38">
                <wp:simplePos x="0" y="0"/>
                <wp:positionH relativeFrom="column">
                  <wp:posOffset>6268524</wp:posOffset>
                </wp:positionH>
                <wp:positionV relativeFrom="paragraph">
                  <wp:posOffset>3427357</wp:posOffset>
                </wp:positionV>
                <wp:extent cx="50040" cy="50040"/>
                <wp:effectExtent l="57150" t="57150" r="45720" b="4572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500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D31DE" id="Ink 165" o:spid="_x0000_s1026" type="#_x0000_t75" style="position:absolute;margin-left:492.9pt;margin-top:269.15pt;width:5.4pt;height:5.4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">
                <v:imagedata r:id="rId394" o:title=""/>
              </v:shape>
            </w:pict>
          </mc:Fallback>
        </mc:AlternateContent>
      </w:r>
      <w:r w:rsidR="002A7371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4B73472F" wp14:editId="629B4A94">
                <wp:simplePos x="0" y="0"/>
                <wp:positionH relativeFrom="column">
                  <wp:posOffset>6087804</wp:posOffset>
                </wp:positionH>
                <wp:positionV relativeFrom="paragraph">
                  <wp:posOffset>3418717</wp:posOffset>
                </wp:positionV>
                <wp:extent cx="122400" cy="48240"/>
                <wp:effectExtent l="38100" t="57150" r="49530" b="4762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224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F74CB" id="Ink 164" o:spid="_x0000_s1026" type="#_x0000_t75" style="position:absolute;margin-left:478.65pt;margin-top:268.5pt;width:11.1pt;height:5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">
                <v:imagedata r:id="rId396" o:title=""/>
              </v:shape>
            </w:pict>
          </mc:Fallback>
        </mc:AlternateContent>
      </w:r>
      <w:r w:rsidR="002A7371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D45E2A8" wp14:editId="645C43CA">
                <wp:simplePos x="0" y="0"/>
                <wp:positionH relativeFrom="column">
                  <wp:posOffset>6067284</wp:posOffset>
                </wp:positionH>
                <wp:positionV relativeFrom="paragraph">
                  <wp:posOffset>3427357</wp:posOffset>
                </wp:positionV>
                <wp:extent cx="22680" cy="38520"/>
                <wp:effectExtent l="57150" t="38100" r="34925" b="5715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26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64DF0" id="Ink 163" o:spid="_x0000_s1026" type="#_x0000_t75" style="position:absolute;margin-left:477.05pt;margin-top:269.15pt;width:3.2pt;height:4.4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">
                <v:imagedata r:id="rId398" o:title=""/>
              </v:shape>
            </w:pict>
          </mc:Fallback>
        </mc:AlternateContent>
      </w:r>
      <w:r w:rsidR="002A7371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0865E70" wp14:editId="7FF1DAE6">
                <wp:simplePos x="0" y="0"/>
                <wp:positionH relativeFrom="column">
                  <wp:posOffset>6408924</wp:posOffset>
                </wp:positionH>
                <wp:positionV relativeFrom="paragraph">
                  <wp:posOffset>3302437</wp:posOffset>
                </wp:positionV>
                <wp:extent cx="174600" cy="60840"/>
                <wp:effectExtent l="0" t="38100" r="35560" b="5397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746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4D16E" id="Ink 149" o:spid="_x0000_s1026" type="#_x0000_t75" style="position:absolute;margin-left:503.95pt;margin-top:259.35pt;width:15.2pt;height:6.2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">
                <v:imagedata r:id="rId400" o:title=""/>
              </v:shape>
            </w:pict>
          </mc:Fallback>
        </mc:AlternateContent>
      </w:r>
      <w:r w:rsidR="002A7371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B843FF6" wp14:editId="069D47E0">
                <wp:simplePos x="0" y="0"/>
                <wp:positionH relativeFrom="column">
                  <wp:posOffset>6383364</wp:posOffset>
                </wp:positionH>
                <wp:positionV relativeFrom="paragraph">
                  <wp:posOffset>3287677</wp:posOffset>
                </wp:positionV>
                <wp:extent cx="30240" cy="66240"/>
                <wp:effectExtent l="57150" t="38100" r="46355" b="4826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02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A8200" id="Ink 148" o:spid="_x0000_s1026" type="#_x0000_t75" style="position:absolute;margin-left:501.95pt;margin-top:258.15pt;width:3.8pt;height:6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">
                <v:imagedata r:id="rId402" o:title=""/>
              </v:shape>
            </w:pict>
          </mc:Fallback>
        </mc:AlternateContent>
      </w:r>
      <w:r w:rsidR="002A7371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518CF679" wp14:editId="472FED99">
                <wp:simplePos x="0" y="0"/>
                <wp:positionH relativeFrom="column">
                  <wp:posOffset>6296025</wp:posOffset>
                </wp:positionH>
                <wp:positionV relativeFrom="paragraph">
                  <wp:posOffset>3277870</wp:posOffset>
                </wp:positionV>
                <wp:extent cx="51120" cy="56880"/>
                <wp:effectExtent l="57150" t="57150" r="25400" b="5778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11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581E3" id="Ink 146" o:spid="_x0000_s1026" type="#_x0000_t75" style="position:absolute;margin-left:495.05pt;margin-top:257.4pt;width:5.45pt;height:5.9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">
                <v:imagedata r:id="rId404" o:title=""/>
              </v:shape>
            </w:pict>
          </mc:Fallback>
        </mc:AlternateContent>
      </w:r>
      <w:r w:rsidR="002A7371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EF6D0D2" wp14:editId="1DE12B43">
                <wp:simplePos x="0" y="0"/>
                <wp:positionH relativeFrom="column">
                  <wp:posOffset>6117324</wp:posOffset>
                </wp:positionH>
                <wp:positionV relativeFrom="paragraph">
                  <wp:posOffset>3290557</wp:posOffset>
                </wp:positionV>
                <wp:extent cx="107280" cy="44640"/>
                <wp:effectExtent l="57150" t="57150" r="45720" b="5080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072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A6084" id="Ink 61" o:spid="_x0000_s1026" type="#_x0000_t75" style="position:absolute;margin-left:481pt;margin-top:258.4pt;width:9.9pt;height:4.9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">
                <v:imagedata r:id="rId406" o:title=""/>
              </v:shape>
            </w:pict>
          </mc:Fallback>
        </mc:AlternateContent>
      </w:r>
      <w:r w:rsidR="002A7371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E096533" wp14:editId="77C5F99D">
                <wp:simplePos x="0" y="0"/>
                <wp:positionH relativeFrom="column">
                  <wp:posOffset>6095724</wp:posOffset>
                </wp:positionH>
                <wp:positionV relativeFrom="paragraph">
                  <wp:posOffset>3285877</wp:posOffset>
                </wp:positionV>
                <wp:extent cx="26280" cy="52200"/>
                <wp:effectExtent l="57150" t="38100" r="50165" b="4318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62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916D9" id="Ink 60" o:spid="_x0000_s1026" type="#_x0000_t75" style="position:absolute;margin-left:479.3pt;margin-top:258.05pt;width:3.45pt;height:5.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">
                <v:imagedata r:id="rId408" o:title=""/>
              </v:shape>
            </w:pict>
          </mc:Fallback>
        </mc:AlternateContent>
      </w:r>
      <w:r w:rsidR="00580AF7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1FBCF860" wp14:editId="33526C44">
                <wp:simplePos x="0" y="0"/>
                <wp:positionH relativeFrom="column">
                  <wp:posOffset>6409284</wp:posOffset>
                </wp:positionH>
                <wp:positionV relativeFrom="paragraph">
                  <wp:posOffset>3065557</wp:posOffset>
                </wp:positionV>
                <wp:extent cx="136440" cy="66960"/>
                <wp:effectExtent l="57150" t="38100" r="35560" b="4762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364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C738E" id="Ink 58" o:spid="_x0000_s1026" type="#_x0000_t75" style="position:absolute;margin-left:503.95pt;margin-top:240.7pt;width:12.2pt;height:6.6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">
                <v:imagedata r:id="rId410" o:title=""/>
              </v:shape>
            </w:pict>
          </mc:Fallback>
        </mc:AlternateContent>
      </w:r>
      <w:r w:rsidR="00580AF7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A787A3E" wp14:editId="097DF5C7">
                <wp:simplePos x="0" y="0"/>
                <wp:positionH relativeFrom="column">
                  <wp:posOffset>6362124</wp:posOffset>
                </wp:positionH>
                <wp:positionV relativeFrom="paragraph">
                  <wp:posOffset>3088237</wp:posOffset>
                </wp:positionV>
                <wp:extent cx="26640" cy="48960"/>
                <wp:effectExtent l="57150" t="38100" r="50165" b="4635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66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DE27" id="Ink 27" o:spid="_x0000_s1026" type="#_x0000_t75" style="position:absolute;margin-left:500.25pt;margin-top:242.45pt;width:3.55pt;height:5.2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">
                <v:imagedata r:id="rId412" o:title=""/>
              </v:shape>
            </w:pict>
          </mc:Fallback>
        </mc:AlternateContent>
      </w:r>
      <w:r w:rsidR="00580AF7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3ABC5094" wp14:editId="1DA22465">
                <wp:simplePos x="0" y="0"/>
                <wp:positionH relativeFrom="column">
                  <wp:posOffset>6383724</wp:posOffset>
                </wp:positionH>
                <wp:positionV relativeFrom="paragraph">
                  <wp:posOffset>2906077</wp:posOffset>
                </wp:positionV>
                <wp:extent cx="196560" cy="58680"/>
                <wp:effectExtent l="38100" t="57150" r="32385" b="558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965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0A5D5" id="Ink 26" o:spid="_x0000_s1026" type="#_x0000_t75" style="position:absolute;margin-left:501.95pt;margin-top:228.1pt;width:16.9pt;height: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">
                <v:imagedata r:id="rId414" o:title=""/>
              </v:shape>
            </w:pict>
          </mc:Fallback>
        </mc:AlternateContent>
      </w:r>
      <w:r w:rsidR="00580AF7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3DB1F6D" wp14:editId="35D5B7BC">
                <wp:simplePos x="0" y="0"/>
                <wp:positionH relativeFrom="column">
                  <wp:posOffset>6381564</wp:posOffset>
                </wp:positionH>
                <wp:positionV relativeFrom="paragraph">
                  <wp:posOffset>2921557</wp:posOffset>
                </wp:positionV>
                <wp:extent cx="3600" cy="38520"/>
                <wp:effectExtent l="57150" t="38100" r="53975" b="381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6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8D095" id="Ink 10" o:spid="_x0000_s1026" type="#_x0000_t75" style="position:absolute;margin-left:501.8pt;margin-top:229.35pt;width:1.7pt;height:4.4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">
                <v:imagedata r:id="rId416" o:title=""/>
              </v:shape>
            </w:pict>
          </mc:Fallback>
        </mc:AlternateContent>
      </w:r>
      <w:r w:rsidR="00243546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589D6AE9" wp14:editId="42EBE22E">
                <wp:simplePos x="0" y="0"/>
                <wp:positionH relativeFrom="column">
                  <wp:posOffset>6199012</wp:posOffset>
                </wp:positionH>
                <wp:positionV relativeFrom="paragraph">
                  <wp:posOffset>3043220</wp:posOffset>
                </wp:positionV>
                <wp:extent cx="42480" cy="106560"/>
                <wp:effectExtent l="38100" t="57150" r="34290" b="4635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24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C81DD" id="Ink 161" o:spid="_x0000_s1026" type="#_x0000_t75" style="position:absolute;margin-left:487.4pt;margin-top:238.9pt;width:4.8pt;height:9.8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">
                <v:imagedata r:id="rId418" o:title=""/>
              </v:shape>
            </w:pict>
          </mc:Fallback>
        </mc:AlternateContent>
      </w:r>
      <w:r w:rsidR="00243546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6D486BAF" wp14:editId="7BE55F0D">
                <wp:simplePos x="0" y="0"/>
                <wp:positionH relativeFrom="column">
                  <wp:posOffset>6146812</wp:posOffset>
                </wp:positionH>
                <wp:positionV relativeFrom="paragraph">
                  <wp:posOffset>3035660</wp:posOffset>
                </wp:positionV>
                <wp:extent cx="26280" cy="69840"/>
                <wp:effectExtent l="38100" t="38100" r="50165" b="450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62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2F952" id="Ink 160" o:spid="_x0000_s1026" type="#_x0000_t75" style="position:absolute;margin-left:483.25pt;margin-top:238.35pt;width:3.5pt;height:6.9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">
                <v:imagedata r:id="rId420" o:title=""/>
              </v:shape>
            </w:pict>
          </mc:Fallback>
        </mc:AlternateContent>
      </w:r>
      <w:r w:rsidR="00243546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18D60182" wp14:editId="301818A5">
                <wp:simplePos x="0" y="0"/>
                <wp:positionH relativeFrom="column">
                  <wp:posOffset>6078412</wp:posOffset>
                </wp:positionH>
                <wp:positionV relativeFrom="paragraph">
                  <wp:posOffset>3033860</wp:posOffset>
                </wp:positionV>
                <wp:extent cx="36720" cy="66960"/>
                <wp:effectExtent l="57150" t="57150" r="40005" b="4762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367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113F7" id="Ink 159" o:spid="_x0000_s1026" type="#_x0000_t75" style="position:absolute;margin-left:477.85pt;margin-top:238.2pt;width:4.35pt;height:6.7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">
                <v:imagedata r:id="rId422" o:title=""/>
              </v:shape>
            </w:pict>
          </mc:Fallback>
        </mc:AlternateContent>
      </w:r>
      <w:r w:rsidR="00243546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DCD7C29" wp14:editId="0CC8C430">
                <wp:simplePos x="0" y="0"/>
                <wp:positionH relativeFrom="column">
                  <wp:posOffset>5932972</wp:posOffset>
                </wp:positionH>
                <wp:positionV relativeFrom="paragraph">
                  <wp:posOffset>3029900</wp:posOffset>
                </wp:positionV>
                <wp:extent cx="113400" cy="59400"/>
                <wp:effectExtent l="57150" t="38100" r="39370" b="5524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134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8081A" id="Ink 158" o:spid="_x0000_s1026" type="#_x0000_t75" style="position:absolute;margin-left:466.45pt;margin-top:237.85pt;width:10.4pt;height:6.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">
                <v:imagedata r:id="rId424" o:title=""/>
              </v:shape>
            </w:pict>
          </mc:Fallback>
        </mc:AlternateContent>
      </w:r>
      <w:r w:rsidR="00243546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6732A9BB" wp14:editId="297F38FB">
                <wp:simplePos x="0" y="0"/>
                <wp:positionH relativeFrom="column">
                  <wp:posOffset>5900572</wp:posOffset>
                </wp:positionH>
                <wp:positionV relativeFrom="paragraph">
                  <wp:posOffset>3042140</wp:posOffset>
                </wp:positionV>
                <wp:extent cx="23040" cy="33480"/>
                <wp:effectExtent l="57150" t="57150" r="53340" b="4318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30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8CBC8" id="Ink 157" o:spid="_x0000_s1026" type="#_x0000_t75" style="position:absolute;margin-left:463.9pt;margin-top:238.85pt;width:3.2pt;height:4.1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">
                <v:imagedata r:id="rId426" o:title=""/>
              </v:shape>
            </w:pict>
          </mc:Fallback>
        </mc:AlternateContent>
      </w:r>
      <w:r w:rsidR="00243546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2CDA88E8" wp14:editId="18015E4D">
                <wp:simplePos x="0" y="0"/>
                <wp:positionH relativeFrom="column">
                  <wp:posOffset>6207292</wp:posOffset>
                </wp:positionH>
                <wp:positionV relativeFrom="paragraph">
                  <wp:posOffset>2914340</wp:posOffset>
                </wp:positionV>
                <wp:extent cx="37440" cy="95760"/>
                <wp:effectExtent l="38100" t="57150" r="39370" b="5715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374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B0B0E" id="Ink 156" o:spid="_x0000_s1026" type="#_x0000_t75" style="position:absolute;margin-left:488pt;margin-top:228.8pt;width:4.45pt;height:9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">
                <v:imagedata r:id="rId428" o:title=""/>
              </v:shape>
            </w:pict>
          </mc:Fallback>
        </mc:AlternateContent>
      </w:r>
      <w:r w:rsidR="00243546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7AC3DF58" wp14:editId="4D83E352">
                <wp:simplePos x="0" y="0"/>
                <wp:positionH relativeFrom="column">
                  <wp:posOffset>6115492</wp:posOffset>
                </wp:positionH>
                <wp:positionV relativeFrom="paragraph">
                  <wp:posOffset>2919740</wp:posOffset>
                </wp:positionV>
                <wp:extent cx="81000" cy="74160"/>
                <wp:effectExtent l="38100" t="57150" r="14605" b="4064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8100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D1737" id="Ink 155" o:spid="_x0000_s1026" type="#_x0000_t75" style="position:absolute;margin-left:480.85pt;margin-top:229.2pt;width:7.8pt;height:7.3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">
                <v:imagedata r:id="rId430" o:title=""/>
              </v:shape>
            </w:pict>
          </mc:Fallback>
        </mc:AlternateContent>
      </w:r>
      <w:r w:rsidR="00243546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0D668AA" wp14:editId="6911395E">
                <wp:simplePos x="0" y="0"/>
                <wp:positionH relativeFrom="column">
                  <wp:posOffset>5967532</wp:posOffset>
                </wp:positionH>
                <wp:positionV relativeFrom="paragraph">
                  <wp:posOffset>2928380</wp:posOffset>
                </wp:positionV>
                <wp:extent cx="113040" cy="44640"/>
                <wp:effectExtent l="38100" t="38100" r="39370" b="5080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130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C9AF1" id="Ink 154" o:spid="_x0000_s1026" type="#_x0000_t75" style="position:absolute;margin-left:469.2pt;margin-top:229.9pt;width:10.3pt;height:4.9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">
                <v:imagedata r:id="rId432" o:title=""/>
              </v:shape>
            </w:pict>
          </mc:Fallback>
        </mc:AlternateContent>
      </w:r>
      <w:r w:rsidR="00243546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955A4D7" wp14:editId="5059153C">
                <wp:simplePos x="0" y="0"/>
                <wp:positionH relativeFrom="column">
                  <wp:posOffset>5943052</wp:posOffset>
                </wp:positionH>
                <wp:positionV relativeFrom="paragraph">
                  <wp:posOffset>2917220</wp:posOffset>
                </wp:positionV>
                <wp:extent cx="10080" cy="54000"/>
                <wp:effectExtent l="57150" t="57150" r="47625" b="4127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00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6605A" id="Ink 153" o:spid="_x0000_s1026" type="#_x0000_t75" style="position:absolute;margin-left:467.2pt;margin-top:229pt;width:2.3pt;height:5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">
                <v:imagedata r:id="rId434" o:title=""/>
              </v:shape>
            </w:pict>
          </mc:Fallback>
        </mc:AlternateContent>
      </w:r>
      <w:r w:rsidR="00243546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C5A54B5" wp14:editId="4F3F9367">
                <wp:simplePos x="0" y="0"/>
                <wp:positionH relativeFrom="column">
                  <wp:posOffset>5900572</wp:posOffset>
                </wp:positionH>
                <wp:positionV relativeFrom="paragraph">
                  <wp:posOffset>2931620</wp:posOffset>
                </wp:positionV>
                <wp:extent cx="29160" cy="35280"/>
                <wp:effectExtent l="38100" t="57150" r="47625" b="4127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91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C87DF" id="Ink 152" o:spid="_x0000_s1026" type="#_x0000_t75" style="position:absolute;margin-left:463.9pt;margin-top:230.15pt;width:3.75pt;height:4.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">
                <v:imagedata r:id="rId436" o:title=""/>
              </v:shape>
            </w:pict>
          </mc:Fallback>
        </mc:AlternateContent>
      </w:r>
      <w:r w:rsidR="00243546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9EA275B" wp14:editId="56D952EE">
                <wp:simplePos x="0" y="0"/>
                <wp:positionH relativeFrom="column">
                  <wp:posOffset>6250437</wp:posOffset>
                </wp:positionH>
                <wp:positionV relativeFrom="paragraph">
                  <wp:posOffset>2735170</wp:posOffset>
                </wp:positionV>
                <wp:extent cx="97560" cy="68400"/>
                <wp:effectExtent l="57150" t="57150" r="36195" b="4635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975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D9737" id="Ink 151" o:spid="_x0000_s1026" type="#_x0000_t75" style="position:absolute;margin-left:491.45pt;margin-top:214.65pt;width:9.15pt;height:6.8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">
                <v:imagedata r:id="rId438" o:title=""/>
              </v:shape>
            </w:pict>
          </mc:Fallback>
        </mc:AlternateContent>
      </w:r>
      <w:r w:rsidR="00243546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806BBF2" wp14:editId="283A2F60">
                <wp:simplePos x="0" y="0"/>
                <wp:positionH relativeFrom="column">
                  <wp:posOffset>6208317</wp:posOffset>
                </wp:positionH>
                <wp:positionV relativeFrom="paragraph">
                  <wp:posOffset>2744530</wp:posOffset>
                </wp:positionV>
                <wp:extent cx="32400" cy="55800"/>
                <wp:effectExtent l="38100" t="57150" r="43815" b="4000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24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A6AD0" id="Ink 150" o:spid="_x0000_s1026" type="#_x0000_t75" style="position:absolute;margin-left:488.15pt;margin-top:215.4pt;width:3.95pt;height:5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">
                <v:imagedata r:id="rId440" o:title=""/>
              </v:shape>
            </w:pict>
          </mc:Fallback>
        </mc:AlternateContent>
      </w:r>
      <w:r w:rsidR="009C2D25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0EC75F65" wp14:editId="170775E7">
                <wp:simplePos x="0" y="0"/>
                <wp:positionH relativeFrom="column">
                  <wp:posOffset>5892785</wp:posOffset>
                </wp:positionH>
                <wp:positionV relativeFrom="paragraph">
                  <wp:posOffset>2713701</wp:posOffset>
                </wp:positionV>
                <wp:extent cx="159840" cy="115920"/>
                <wp:effectExtent l="38100" t="19050" r="12065" b="5588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598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A7917" id="Ink 145" o:spid="_x0000_s1026" type="#_x0000_t75" style="position:absolute;margin-left:463.3pt;margin-top:213pt;width:14.05pt;height:10.5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">
                <v:imagedata r:id="rId442" o:title=""/>
              </v:shape>
            </w:pict>
          </mc:Fallback>
        </mc:AlternateContent>
      </w:r>
      <w:r w:rsidR="009C2D25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22A7C4D" wp14:editId="52764A7A">
                <wp:simplePos x="0" y="0"/>
                <wp:positionH relativeFrom="column">
                  <wp:posOffset>5853185</wp:posOffset>
                </wp:positionH>
                <wp:positionV relativeFrom="paragraph">
                  <wp:posOffset>2755461</wp:posOffset>
                </wp:positionV>
                <wp:extent cx="36000" cy="54000"/>
                <wp:effectExtent l="57150" t="38100" r="40640" b="4127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60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1DDE8" id="Ink 144" o:spid="_x0000_s1026" type="#_x0000_t75" style="position:absolute;margin-left:460.2pt;margin-top:216.25pt;width:4.3pt;height:5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">
                <v:imagedata r:id="rId444" o:title=""/>
              </v:shape>
            </w:pict>
          </mc:Fallback>
        </mc:AlternateContent>
      </w:r>
      <w:r w:rsidR="009C2D25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0C6DB0C" wp14:editId="25ADC552">
                <wp:simplePos x="0" y="0"/>
                <wp:positionH relativeFrom="column">
                  <wp:posOffset>5794865</wp:posOffset>
                </wp:positionH>
                <wp:positionV relativeFrom="paragraph">
                  <wp:posOffset>2751501</wp:posOffset>
                </wp:positionV>
                <wp:extent cx="42120" cy="52920"/>
                <wp:effectExtent l="38100" t="38100" r="53340" b="4254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21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EE90E" id="Ink 143" o:spid="_x0000_s1026" type="#_x0000_t75" style="position:absolute;margin-left:455.6pt;margin-top:215.95pt;width:4.7pt;height:5.5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">
                <v:imagedata r:id="rId446" o:title=""/>
              </v:shape>
            </w:pict>
          </mc:Fallback>
        </mc:AlternateContent>
      </w:r>
      <w:r w:rsidR="009C2D25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453B7AE" wp14:editId="67BF2405">
                <wp:simplePos x="0" y="0"/>
                <wp:positionH relativeFrom="column">
                  <wp:posOffset>5736905</wp:posOffset>
                </wp:positionH>
                <wp:positionV relativeFrom="paragraph">
                  <wp:posOffset>2706861</wp:posOffset>
                </wp:positionV>
                <wp:extent cx="39960" cy="145080"/>
                <wp:effectExtent l="57150" t="38100" r="36830" b="4572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99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8BBB3" id="Ink 142" o:spid="_x0000_s1026" type="#_x0000_t75" style="position:absolute;margin-left:451pt;margin-top:212.45pt;width:4.6pt;height:12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">
                <v:imagedata r:id="rId448" o:title=""/>
              </v:shape>
            </w:pict>
          </mc:Fallback>
        </mc:AlternateContent>
      </w:r>
      <w:r w:rsidR="009C2D25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66BD059F" wp14:editId="21F4B7F7">
                <wp:simplePos x="0" y="0"/>
                <wp:positionH relativeFrom="column">
                  <wp:posOffset>5551865</wp:posOffset>
                </wp:positionH>
                <wp:positionV relativeFrom="paragraph">
                  <wp:posOffset>2719101</wp:posOffset>
                </wp:positionV>
                <wp:extent cx="170280" cy="93240"/>
                <wp:effectExtent l="38100" t="57150" r="39370" b="4064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702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63DDB" id="Ink 141" o:spid="_x0000_s1026" type="#_x0000_t75" style="position:absolute;margin-left:436.45pt;margin-top:213.4pt;width:14.8pt;height:8.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">
                <v:imagedata r:id="rId450" o:title=""/>
              </v:shape>
            </w:pict>
          </mc:Fallback>
        </mc:AlternateContent>
      </w:r>
      <w:r w:rsidR="009C2D25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75A4989" wp14:editId="56724C71">
                <wp:simplePos x="0" y="0"/>
                <wp:positionH relativeFrom="column">
                  <wp:posOffset>5498225</wp:posOffset>
                </wp:positionH>
                <wp:positionV relativeFrom="paragraph">
                  <wp:posOffset>2741421</wp:posOffset>
                </wp:positionV>
                <wp:extent cx="53280" cy="77040"/>
                <wp:effectExtent l="38100" t="38100" r="42545" b="3746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32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E4CF9" id="Ink 140" o:spid="_x0000_s1026" type="#_x0000_t75" style="position:absolute;margin-left:432.25pt;margin-top:215.15pt;width:5.65pt;height:7.4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">
                <v:imagedata r:id="rId452" o:title=""/>
              </v:shape>
            </w:pict>
          </mc:Fallback>
        </mc:AlternateContent>
      </w:r>
      <w:r w:rsidR="009C2D25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DD404B8" wp14:editId="7ED2AB5E">
                <wp:simplePos x="0" y="0"/>
                <wp:positionH relativeFrom="column">
                  <wp:posOffset>5734385</wp:posOffset>
                </wp:positionH>
                <wp:positionV relativeFrom="paragraph">
                  <wp:posOffset>2561781</wp:posOffset>
                </wp:positionV>
                <wp:extent cx="114840" cy="57960"/>
                <wp:effectExtent l="19050" t="38100" r="38100" b="5651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148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BBC58" id="Ink 139" o:spid="_x0000_s1026" type="#_x0000_t75" style="position:absolute;margin-left:450.85pt;margin-top:201pt;width:10.5pt;height:5.9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">
                <v:imagedata r:id="rId454" o:title=""/>
              </v:shape>
            </w:pict>
          </mc:Fallback>
        </mc:AlternateContent>
      </w:r>
      <w:r w:rsidR="009C2D25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315DFD9" wp14:editId="4B0F7A4D">
                <wp:simplePos x="0" y="0"/>
                <wp:positionH relativeFrom="column">
                  <wp:posOffset>5671745</wp:posOffset>
                </wp:positionH>
                <wp:positionV relativeFrom="paragraph">
                  <wp:posOffset>2559261</wp:posOffset>
                </wp:positionV>
                <wp:extent cx="55080" cy="63720"/>
                <wp:effectExtent l="38100" t="57150" r="21590" b="5080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550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98A2F" id="Ink 138" o:spid="_x0000_s1026" type="#_x0000_t75" style="position:absolute;margin-left:445.9pt;margin-top:200.8pt;width:5.8pt;height:6.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">
                <v:imagedata r:id="rId456" o:title=""/>
              </v:shape>
            </w:pict>
          </mc:Fallback>
        </mc:AlternateContent>
      </w:r>
      <w:r w:rsidR="009C2D25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A0CA61E" wp14:editId="5A44BE43">
                <wp:simplePos x="0" y="0"/>
                <wp:positionH relativeFrom="column">
                  <wp:posOffset>5286905</wp:posOffset>
                </wp:positionH>
                <wp:positionV relativeFrom="paragraph">
                  <wp:posOffset>2585901</wp:posOffset>
                </wp:positionV>
                <wp:extent cx="225720" cy="96480"/>
                <wp:effectExtent l="57150" t="57150" r="0" b="5651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257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101EB" id="Ink 137" o:spid="_x0000_s1026" type="#_x0000_t75" style="position:absolute;margin-left:415.6pt;margin-top:202.9pt;width:19.15pt;height:9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">
                <v:imagedata r:id="rId458" o:title=""/>
              </v:shape>
            </w:pict>
          </mc:Fallback>
        </mc:AlternateContent>
      </w:r>
      <w:r w:rsidR="009C2D25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5AE4729" wp14:editId="169F9AE0">
                <wp:simplePos x="0" y="0"/>
                <wp:positionH relativeFrom="column">
                  <wp:posOffset>5236505</wp:posOffset>
                </wp:positionH>
                <wp:positionV relativeFrom="paragraph">
                  <wp:posOffset>2571501</wp:posOffset>
                </wp:positionV>
                <wp:extent cx="28440" cy="117720"/>
                <wp:effectExtent l="38100" t="57150" r="48260" b="5397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84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80D07" id="Ink 136" o:spid="_x0000_s1026" type="#_x0000_t75" style="position:absolute;margin-left:411.6pt;margin-top:201.8pt;width:3.7pt;height:10.6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">
                <v:imagedata r:id="rId460" o:title=""/>
              </v:shape>
            </w:pict>
          </mc:Fallback>
        </mc:AlternateContent>
      </w:r>
      <w:r w:rsidR="009C2D25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7CDFB33" wp14:editId="3E678BFC">
                <wp:simplePos x="0" y="0"/>
                <wp:positionH relativeFrom="column">
                  <wp:posOffset>5137505</wp:posOffset>
                </wp:positionH>
                <wp:positionV relativeFrom="paragraph">
                  <wp:posOffset>2589501</wp:posOffset>
                </wp:positionV>
                <wp:extent cx="57960" cy="126720"/>
                <wp:effectExtent l="57150" t="57150" r="37465" b="4508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79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0FCF0" id="Ink 135" o:spid="_x0000_s1026" type="#_x0000_t75" style="position:absolute;margin-left:403.85pt;margin-top:203.2pt;width:5.95pt;height:11.4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">
                <v:imagedata r:id="rId462" o:title=""/>
              </v:shape>
            </w:pict>
          </mc:Fallback>
        </mc:AlternateContent>
      </w:r>
      <w:r w:rsidR="00301C3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73469E3F" wp14:editId="315C0C39">
                <wp:simplePos x="0" y="0"/>
                <wp:positionH relativeFrom="column">
                  <wp:posOffset>5562665</wp:posOffset>
                </wp:positionH>
                <wp:positionV relativeFrom="paragraph">
                  <wp:posOffset>1746741</wp:posOffset>
                </wp:positionV>
                <wp:extent cx="473400" cy="47160"/>
                <wp:effectExtent l="38100" t="57150" r="0" b="4826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4734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8A7B3" id="Ink 134" o:spid="_x0000_s1026" type="#_x0000_t75" style="position:absolute;margin-left:437.3pt;margin-top:136.85pt;width:38.7pt;height:5.1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">
                <v:imagedata r:id="rId464" o:title=""/>
              </v:shape>
            </w:pict>
          </mc:Fallback>
        </mc:AlternateContent>
      </w:r>
      <w:r w:rsidR="00301C3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50C80F9" wp14:editId="1854A621">
                <wp:simplePos x="0" y="0"/>
                <wp:positionH relativeFrom="column">
                  <wp:posOffset>5634665</wp:posOffset>
                </wp:positionH>
                <wp:positionV relativeFrom="paragraph">
                  <wp:posOffset>1692741</wp:posOffset>
                </wp:positionV>
                <wp:extent cx="405720" cy="50040"/>
                <wp:effectExtent l="57150" t="57150" r="52070" b="4572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057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33C2D" id="Ink 133" o:spid="_x0000_s1026" type="#_x0000_t75" style="position:absolute;margin-left:442.95pt;margin-top:132.6pt;width:33.4pt;height:5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">
                <v:imagedata r:id="rId466" o:title=""/>
              </v:shape>
            </w:pict>
          </mc:Fallback>
        </mc:AlternateContent>
      </w:r>
      <w:r w:rsidR="00301C3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337F5770" wp14:editId="2A125BCF">
                <wp:simplePos x="0" y="0"/>
                <wp:positionH relativeFrom="column">
                  <wp:posOffset>5925545</wp:posOffset>
                </wp:positionH>
                <wp:positionV relativeFrom="paragraph">
                  <wp:posOffset>1666821</wp:posOffset>
                </wp:positionV>
                <wp:extent cx="245160" cy="149040"/>
                <wp:effectExtent l="38100" t="38100" r="40640" b="4191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451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17967" id="Ink 132" o:spid="_x0000_s1026" type="#_x0000_t75" style="position:absolute;margin-left:465.9pt;margin-top:130.55pt;width:20.7pt;height:13.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">
                <v:imagedata r:id="rId468" o:title=""/>
              </v:shape>
            </w:pict>
          </mc:Fallback>
        </mc:AlternateContent>
      </w:r>
      <w:r w:rsidR="00301C3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5C1F20E" wp14:editId="0E3E7FA5">
                <wp:simplePos x="0" y="0"/>
                <wp:positionH relativeFrom="column">
                  <wp:posOffset>5903225</wp:posOffset>
                </wp:positionH>
                <wp:positionV relativeFrom="paragraph">
                  <wp:posOffset>1636221</wp:posOffset>
                </wp:positionV>
                <wp:extent cx="220320" cy="145080"/>
                <wp:effectExtent l="38100" t="38100" r="46990" b="4572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203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EE72F" id="Ink 131" o:spid="_x0000_s1026" type="#_x0000_t75" style="position:absolute;margin-left:464.1pt;margin-top:128.15pt;width:18.8pt;height:12.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">
                <v:imagedata r:id="rId470" o:title=""/>
              </v:shape>
            </w:pict>
          </mc:Fallback>
        </mc:AlternateContent>
      </w:r>
      <w:r w:rsidR="00301C3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E2B12FA" wp14:editId="6961F7E3">
                <wp:simplePos x="0" y="0"/>
                <wp:positionH relativeFrom="column">
                  <wp:posOffset>5940665</wp:posOffset>
                </wp:positionH>
                <wp:positionV relativeFrom="paragraph">
                  <wp:posOffset>1481781</wp:posOffset>
                </wp:positionV>
                <wp:extent cx="282960" cy="362520"/>
                <wp:effectExtent l="57150" t="57150" r="0" b="571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8296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EF4CE" id="Ink 130" o:spid="_x0000_s1026" type="#_x0000_t75" style="position:absolute;margin-left:467.05pt;margin-top:116pt;width:23.7pt;height:30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">
                <v:imagedata r:id="rId472" o:title=""/>
              </v:shape>
            </w:pict>
          </mc:Fallback>
        </mc:AlternateContent>
      </w:r>
      <w:r w:rsidR="00301C3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E8CE2B3" wp14:editId="23C479B8">
                <wp:simplePos x="0" y="0"/>
                <wp:positionH relativeFrom="column">
                  <wp:posOffset>5799545</wp:posOffset>
                </wp:positionH>
                <wp:positionV relativeFrom="paragraph">
                  <wp:posOffset>1709661</wp:posOffset>
                </wp:positionV>
                <wp:extent cx="173160" cy="131400"/>
                <wp:effectExtent l="57150" t="38100" r="36830" b="4064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731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CB00E" id="Ink 129" o:spid="_x0000_s1026" type="#_x0000_t75" style="position:absolute;margin-left:455.95pt;margin-top:133.9pt;width:15.1pt;height:11.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">
                <v:imagedata r:id="rId474" o:title=""/>
              </v:shape>
            </w:pict>
          </mc:Fallback>
        </mc:AlternateContent>
      </w:r>
      <w:r w:rsidR="00892326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57ED9BA" wp14:editId="174D5588">
                <wp:simplePos x="0" y="0"/>
                <wp:positionH relativeFrom="column">
                  <wp:posOffset>5585345</wp:posOffset>
                </wp:positionH>
                <wp:positionV relativeFrom="paragraph">
                  <wp:posOffset>1525701</wp:posOffset>
                </wp:positionV>
                <wp:extent cx="113040" cy="358920"/>
                <wp:effectExtent l="57150" t="57150" r="39370" b="4127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13040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C5CFB" id="Ink 128" o:spid="_x0000_s1026" type="#_x0000_t75" style="position:absolute;margin-left:439.1pt;margin-top:119.45pt;width:10.3pt;height:29.6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">
                <v:imagedata r:id="rId476" o:title=""/>
              </v:shape>
            </w:pict>
          </mc:Fallback>
        </mc:AlternateContent>
      </w:r>
      <w:r w:rsidR="0050688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446487DF" wp14:editId="07ACF184">
                <wp:simplePos x="0" y="0"/>
                <wp:positionH relativeFrom="column">
                  <wp:posOffset>4662305</wp:posOffset>
                </wp:positionH>
                <wp:positionV relativeFrom="paragraph">
                  <wp:posOffset>1518532</wp:posOffset>
                </wp:positionV>
                <wp:extent cx="484560" cy="213120"/>
                <wp:effectExtent l="38100" t="38100" r="48895" b="5397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48456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2A63D" id="Ink 127" o:spid="_x0000_s1026" type="#_x0000_t75" style="position:absolute;margin-left:366.4pt;margin-top:118.85pt;width:39.55pt;height:18.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">
                <v:imagedata r:id="rId478" o:title=""/>
              </v:shape>
            </w:pict>
          </mc:Fallback>
        </mc:AlternateContent>
      </w:r>
      <w:r w:rsidR="0050688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7944ABC9" wp14:editId="27687182">
                <wp:simplePos x="0" y="0"/>
                <wp:positionH relativeFrom="column">
                  <wp:posOffset>4686785</wp:posOffset>
                </wp:positionH>
                <wp:positionV relativeFrom="paragraph">
                  <wp:posOffset>1621132</wp:posOffset>
                </wp:positionV>
                <wp:extent cx="67680" cy="164520"/>
                <wp:effectExtent l="38100" t="57150" r="46990" b="4508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676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CE5F5" id="Ink 126" o:spid="_x0000_s1026" type="#_x0000_t75" style="position:absolute;margin-left:368.35pt;margin-top:126.95pt;width:6.8pt;height:14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">
                <v:imagedata r:id="rId480" o:title=""/>
              </v:shape>
            </w:pict>
          </mc:Fallback>
        </mc:AlternateContent>
      </w:r>
      <w:r w:rsidR="00A0587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2A74858E" wp14:editId="1ED18C44">
                <wp:simplePos x="0" y="0"/>
                <wp:positionH relativeFrom="column">
                  <wp:posOffset>4499945</wp:posOffset>
                </wp:positionH>
                <wp:positionV relativeFrom="paragraph">
                  <wp:posOffset>504412</wp:posOffset>
                </wp:positionV>
                <wp:extent cx="498600" cy="198000"/>
                <wp:effectExtent l="57150" t="57150" r="15875" b="5016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4986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77FC" id="Ink 125" o:spid="_x0000_s1026" type="#_x0000_t75" style="position:absolute;margin-left:353.65pt;margin-top:39pt;width:40.65pt;height:17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">
                <v:imagedata r:id="rId482" o:title=""/>
              </v:shape>
            </w:pict>
          </mc:Fallback>
        </mc:AlternateContent>
      </w:r>
      <w:r w:rsidR="00A0587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E6CDBDF" wp14:editId="7BC6FA3A">
                <wp:simplePos x="0" y="0"/>
                <wp:positionH relativeFrom="column">
                  <wp:posOffset>4507505</wp:posOffset>
                </wp:positionH>
                <wp:positionV relativeFrom="paragraph">
                  <wp:posOffset>614572</wp:posOffset>
                </wp:positionV>
                <wp:extent cx="39600" cy="127080"/>
                <wp:effectExtent l="57150" t="38100" r="55880" b="4445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396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F8665" id="Ink 124" o:spid="_x0000_s1026" type="#_x0000_t75" style="position:absolute;margin-left:354.2pt;margin-top:47.7pt;width:4.55pt;height:11.4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">
                <v:imagedata r:id="rId484" o:title=""/>
              </v:shape>
            </w:pict>
          </mc:Fallback>
        </mc:AlternateContent>
      </w:r>
      <w:r w:rsidR="00F2528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1CF671E1" wp14:editId="40C0F058">
                <wp:simplePos x="0" y="0"/>
                <wp:positionH relativeFrom="column">
                  <wp:posOffset>4816025</wp:posOffset>
                </wp:positionH>
                <wp:positionV relativeFrom="paragraph">
                  <wp:posOffset>6394012</wp:posOffset>
                </wp:positionV>
                <wp:extent cx="331200" cy="181080"/>
                <wp:effectExtent l="57150" t="57150" r="31115" b="4762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33120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ADD6E" id="Ink 123" o:spid="_x0000_s1026" type="#_x0000_t75" style="position:absolute;margin-left:378.5pt;margin-top:502.75pt;width:27.5pt;height:15.6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">
                <v:imagedata r:id="rId486" o:title=""/>
              </v:shape>
            </w:pict>
          </mc:Fallback>
        </mc:AlternateContent>
      </w:r>
      <w:r w:rsidR="00F2528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61FC008" wp14:editId="462B1CA4">
                <wp:simplePos x="0" y="0"/>
                <wp:positionH relativeFrom="column">
                  <wp:posOffset>4824305</wp:posOffset>
                </wp:positionH>
                <wp:positionV relativeFrom="paragraph">
                  <wp:posOffset>6481132</wp:posOffset>
                </wp:positionV>
                <wp:extent cx="6120" cy="101520"/>
                <wp:effectExtent l="57150" t="38100" r="51435" b="5143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1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9EF2F" id="Ink 122" o:spid="_x0000_s1026" type="#_x0000_t75" style="position:absolute;margin-left:379.15pt;margin-top:509.65pt;width:2pt;height:9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">
                <v:imagedata r:id="rId488" o:title=""/>
              </v:shape>
            </w:pict>
          </mc:Fallback>
        </mc:AlternateContent>
      </w:r>
      <w:r w:rsidR="00F2528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057EB97" wp14:editId="19B42D2B">
                <wp:simplePos x="0" y="0"/>
                <wp:positionH relativeFrom="column">
                  <wp:posOffset>4301945</wp:posOffset>
                </wp:positionH>
                <wp:positionV relativeFrom="paragraph">
                  <wp:posOffset>6424612</wp:posOffset>
                </wp:positionV>
                <wp:extent cx="367560" cy="200520"/>
                <wp:effectExtent l="57150" t="57150" r="0" b="4762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675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0341C" id="Ink 121" o:spid="_x0000_s1026" type="#_x0000_t75" style="position:absolute;margin-left:338.05pt;margin-top:505.15pt;width:30.4pt;height:17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">
                <v:imagedata r:id="rId490" o:title=""/>
              </v:shape>
            </w:pict>
          </mc:Fallback>
        </mc:AlternateContent>
      </w:r>
      <w:r w:rsidR="00F2528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32E6FB8D" wp14:editId="4539841B">
                <wp:simplePos x="0" y="0"/>
                <wp:positionH relativeFrom="column">
                  <wp:posOffset>4311665</wp:posOffset>
                </wp:positionH>
                <wp:positionV relativeFrom="paragraph">
                  <wp:posOffset>6507772</wp:posOffset>
                </wp:positionV>
                <wp:extent cx="22680" cy="145080"/>
                <wp:effectExtent l="57150" t="38100" r="53975" b="4572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26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46863" id="Ink 120" o:spid="_x0000_s1026" type="#_x0000_t75" style="position:absolute;margin-left:338.8pt;margin-top:511.7pt;width:3.25pt;height:12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">
                <v:imagedata r:id="rId492" o:title=""/>
              </v:shape>
            </w:pict>
          </mc:Fallback>
        </mc:AlternateContent>
      </w:r>
      <w:r w:rsidR="00F2528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6F098D64" wp14:editId="78D4E42B">
                <wp:simplePos x="0" y="0"/>
                <wp:positionH relativeFrom="column">
                  <wp:posOffset>4489865</wp:posOffset>
                </wp:positionH>
                <wp:positionV relativeFrom="paragraph">
                  <wp:posOffset>5802532</wp:posOffset>
                </wp:positionV>
                <wp:extent cx="484560" cy="497160"/>
                <wp:effectExtent l="57150" t="38100" r="48895" b="5588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484560" cy="49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486B3" id="Ink 119" o:spid="_x0000_s1026" type="#_x0000_t75" style="position:absolute;margin-left:352.85pt;margin-top:456.2pt;width:39.55pt;height:40.6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">
                <v:imagedata r:id="rId494" o:title=""/>
              </v:shape>
            </w:pict>
          </mc:Fallback>
        </mc:AlternateContent>
      </w:r>
      <w:r w:rsidR="00F25282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6091C46" wp14:editId="4EEFD938">
                <wp:simplePos x="0" y="0"/>
                <wp:positionH relativeFrom="column">
                  <wp:posOffset>4368905</wp:posOffset>
                </wp:positionH>
                <wp:positionV relativeFrom="paragraph">
                  <wp:posOffset>5947972</wp:posOffset>
                </wp:positionV>
                <wp:extent cx="146160" cy="297000"/>
                <wp:effectExtent l="38100" t="38100" r="44450" b="4635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4616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6A62E" id="Ink 118" o:spid="_x0000_s1026" type="#_x0000_t75" style="position:absolute;margin-left:343.3pt;margin-top:467.65pt;width:12.9pt;height:24.8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">
                <v:imagedata r:id="rId496" o:title=""/>
              </v:shape>
            </w:pict>
          </mc:Fallback>
        </mc:AlternateContent>
      </w:r>
      <w:r w:rsidR="005836C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175DC128" wp14:editId="6134A800">
                <wp:simplePos x="0" y="0"/>
                <wp:positionH relativeFrom="column">
                  <wp:posOffset>3916025</wp:posOffset>
                </wp:positionH>
                <wp:positionV relativeFrom="paragraph">
                  <wp:posOffset>5658377</wp:posOffset>
                </wp:positionV>
                <wp:extent cx="411120" cy="124200"/>
                <wp:effectExtent l="57150" t="57150" r="46355" b="4762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4111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60B74" id="Ink 117" o:spid="_x0000_s1026" type="#_x0000_t75" style="position:absolute;margin-left:307.65pt;margin-top:444.85pt;width:33.75pt;height:11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">
                <v:imagedata r:id="rId498" o:title=""/>
              </v:shape>
            </w:pict>
          </mc:Fallback>
        </mc:AlternateContent>
      </w:r>
      <w:r w:rsidR="005836C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67E8B71E" wp14:editId="5CB4BF24">
                <wp:simplePos x="0" y="0"/>
                <wp:positionH relativeFrom="column">
                  <wp:posOffset>3832505</wp:posOffset>
                </wp:positionH>
                <wp:positionV relativeFrom="paragraph">
                  <wp:posOffset>5719577</wp:posOffset>
                </wp:positionV>
                <wp:extent cx="46800" cy="113040"/>
                <wp:effectExtent l="57150" t="57150" r="29845" b="3937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68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8C2B5" id="Ink 116" o:spid="_x0000_s1026" type="#_x0000_t75" style="position:absolute;margin-left:301.05pt;margin-top:449.65pt;width:5.15pt;height:10.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">
                <v:imagedata r:id="rId500" o:title=""/>
              </v:shape>
            </w:pict>
          </mc:Fallback>
        </mc:AlternateContent>
      </w:r>
      <w:r w:rsidR="005836C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34F129C6" wp14:editId="418B1697">
                <wp:simplePos x="0" y="0"/>
                <wp:positionH relativeFrom="column">
                  <wp:posOffset>3823145</wp:posOffset>
                </wp:positionH>
                <wp:positionV relativeFrom="paragraph">
                  <wp:posOffset>5413217</wp:posOffset>
                </wp:positionV>
                <wp:extent cx="501840" cy="188640"/>
                <wp:effectExtent l="57150" t="38100" r="50800" b="4000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0184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FB1E8" id="Ink 115" o:spid="_x0000_s1026" type="#_x0000_t75" style="position:absolute;margin-left:300.35pt;margin-top:425.55pt;width:40.9pt;height:16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">
                <v:imagedata r:id="rId502" o:title=""/>
              </v:shape>
            </w:pict>
          </mc:Fallback>
        </mc:AlternateContent>
      </w:r>
      <w:r w:rsidR="005836C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69A5C38D" wp14:editId="69C99D3F">
                <wp:simplePos x="0" y="0"/>
                <wp:positionH relativeFrom="column">
                  <wp:posOffset>3737105</wp:posOffset>
                </wp:positionH>
                <wp:positionV relativeFrom="paragraph">
                  <wp:posOffset>5476217</wp:posOffset>
                </wp:positionV>
                <wp:extent cx="71280" cy="107640"/>
                <wp:effectExtent l="57150" t="57150" r="43180" b="4508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712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9D9BA" id="Ink 114" o:spid="_x0000_s1026" type="#_x0000_t75" style="position:absolute;margin-left:293.55pt;margin-top:430.5pt;width:7pt;height:9.9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">
                <v:imagedata r:id="rId504" o:title=""/>
              </v:shape>
            </w:pict>
          </mc:Fallback>
        </mc:AlternateContent>
      </w:r>
      <w:r w:rsidR="005836C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14F9EB57" wp14:editId="21A2FB6C">
                <wp:simplePos x="0" y="0"/>
                <wp:positionH relativeFrom="column">
                  <wp:posOffset>4051745</wp:posOffset>
                </wp:positionH>
                <wp:positionV relativeFrom="paragraph">
                  <wp:posOffset>5241857</wp:posOffset>
                </wp:positionV>
                <wp:extent cx="155160" cy="102240"/>
                <wp:effectExtent l="57150" t="57150" r="35560" b="5016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551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61515" id="Ink 113" o:spid="_x0000_s1026" type="#_x0000_t75" style="position:absolute;margin-left:318.35pt;margin-top:412.05pt;width:13.6pt;height:9.4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">
                <v:imagedata r:id="rId506" o:title=""/>
              </v:shape>
            </w:pict>
          </mc:Fallback>
        </mc:AlternateContent>
      </w:r>
      <w:r w:rsidR="005836C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F1A0E64" wp14:editId="4B9C72EE">
                <wp:simplePos x="0" y="0"/>
                <wp:positionH relativeFrom="column">
                  <wp:posOffset>3991265</wp:posOffset>
                </wp:positionH>
                <wp:positionV relativeFrom="paragraph">
                  <wp:posOffset>5204057</wp:posOffset>
                </wp:positionV>
                <wp:extent cx="50040" cy="126720"/>
                <wp:effectExtent l="57150" t="57150" r="26670" b="4508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500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B93CA" id="Ink 112" o:spid="_x0000_s1026" type="#_x0000_t75" style="position:absolute;margin-left:313.55pt;margin-top:409.05pt;width:5.4pt;height:11.4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">
                <v:imagedata r:id="rId508" o:title=""/>
              </v:shape>
            </w:pict>
          </mc:Fallback>
        </mc:AlternateContent>
      </w:r>
      <w:r w:rsidR="005836C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D719E35" wp14:editId="5BCF963A">
                <wp:simplePos x="0" y="0"/>
                <wp:positionH relativeFrom="column">
                  <wp:posOffset>3806945</wp:posOffset>
                </wp:positionH>
                <wp:positionV relativeFrom="paragraph">
                  <wp:posOffset>5250497</wp:posOffset>
                </wp:positionV>
                <wp:extent cx="140400" cy="76680"/>
                <wp:effectExtent l="57150" t="57150" r="50165" b="5715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404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7A1CB" id="Ink 111" o:spid="_x0000_s1026" type="#_x0000_t75" style="position:absolute;margin-left:299.05pt;margin-top:412.7pt;width:12.45pt;height:7.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">
                <v:imagedata r:id="rId510" o:title=""/>
              </v:shape>
            </w:pict>
          </mc:Fallback>
        </mc:AlternateContent>
      </w:r>
      <w:r w:rsidR="005836C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4F1B7A9" wp14:editId="44C33C2F">
                <wp:simplePos x="0" y="0"/>
                <wp:positionH relativeFrom="column">
                  <wp:posOffset>3711905</wp:posOffset>
                </wp:positionH>
                <wp:positionV relativeFrom="paragraph">
                  <wp:posOffset>5258417</wp:posOffset>
                </wp:positionV>
                <wp:extent cx="66600" cy="84600"/>
                <wp:effectExtent l="57150" t="57150" r="48260" b="4889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666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6A7D3" id="Ink 110" o:spid="_x0000_s1026" type="#_x0000_t75" style="position:absolute;margin-left:291.6pt;margin-top:413.35pt;width:6.7pt;height:8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">
                <v:imagedata r:id="rId512" o:title=""/>
              </v:shape>
            </w:pict>
          </mc:Fallback>
        </mc:AlternateContent>
      </w:r>
      <w:r w:rsidR="005836C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4950B528" wp14:editId="6DBB8456">
                <wp:simplePos x="0" y="0"/>
                <wp:positionH relativeFrom="column">
                  <wp:posOffset>5240825</wp:posOffset>
                </wp:positionH>
                <wp:positionV relativeFrom="paragraph">
                  <wp:posOffset>5328257</wp:posOffset>
                </wp:positionV>
                <wp:extent cx="479160" cy="129600"/>
                <wp:effectExtent l="57150" t="57150" r="16510" b="4191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791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0283B" id="Ink 109" o:spid="_x0000_s1026" type="#_x0000_t75" style="position:absolute;margin-left:411.95pt;margin-top:418.85pt;width:39.15pt;height:11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">
                <v:imagedata r:id="rId514" o:title=""/>
              </v:shape>
            </w:pict>
          </mc:Fallback>
        </mc:AlternateContent>
      </w:r>
      <w:r w:rsidR="005836C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7C5F35D" wp14:editId="4D4A3711">
                <wp:simplePos x="0" y="0"/>
                <wp:positionH relativeFrom="column">
                  <wp:posOffset>5148665</wp:posOffset>
                </wp:positionH>
                <wp:positionV relativeFrom="paragraph">
                  <wp:posOffset>5360297</wp:posOffset>
                </wp:positionV>
                <wp:extent cx="54360" cy="146880"/>
                <wp:effectExtent l="57150" t="57150" r="22225" b="4381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543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FFF1E" id="Ink 108" o:spid="_x0000_s1026" type="#_x0000_t75" style="position:absolute;margin-left:404.7pt;margin-top:421.35pt;width:5.75pt;height:12.9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">
                <v:imagedata r:id="rId516" o:title=""/>
              </v:shape>
            </w:pict>
          </mc:Fallback>
        </mc:AlternateContent>
      </w:r>
      <w:r w:rsidR="005836C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D2DD70E" wp14:editId="2805C3DE">
                <wp:simplePos x="0" y="0"/>
                <wp:positionH relativeFrom="column">
                  <wp:posOffset>5186825</wp:posOffset>
                </wp:positionH>
                <wp:positionV relativeFrom="paragraph">
                  <wp:posOffset>5099297</wp:posOffset>
                </wp:positionV>
                <wp:extent cx="273960" cy="87840"/>
                <wp:effectExtent l="57150" t="57150" r="12065" b="4572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739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F50AC" id="Ink 107" o:spid="_x0000_s1026" type="#_x0000_t75" style="position:absolute;margin-left:407.7pt;margin-top:400.8pt;width:22.95pt;height:8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">
                <v:imagedata r:id="rId518" o:title=""/>
              </v:shape>
            </w:pict>
          </mc:Fallback>
        </mc:AlternateContent>
      </w:r>
      <w:r w:rsidR="005836C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062AE6E" wp14:editId="2D395DD5">
                <wp:simplePos x="0" y="0"/>
                <wp:positionH relativeFrom="column">
                  <wp:posOffset>5046425</wp:posOffset>
                </wp:positionH>
                <wp:positionV relativeFrom="paragraph">
                  <wp:posOffset>5094977</wp:posOffset>
                </wp:positionV>
                <wp:extent cx="87840" cy="113040"/>
                <wp:effectExtent l="57150" t="57150" r="45720" b="3937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878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27F29" id="Ink 106" o:spid="_x0000_s1026" type="#_x0000_t75" style="position:absolute;margin-left:396.65pt;margin-top:400.5pt;width:8.3pt;height:10.3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">
                <v:imagedata r:id="rId520" o:title=""/>
              </v:shape>
            </w:pict>
          </mc:Fallback>
        </mc:AlternateContent>
      </w:r>
      <w:r w:rsidR="005836C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BCCE4C4" wp14:editId="465983E0">
                <wp:simplePos x="0" y="0"/>
                <wp:positionH relativeFrom="column">
                  <wp:posOffset>4990985</wp:posOffset>
                </wp:positionH>
                <wp:positionV relativeFrom="paragraph">
                  <wp:posOffset>4608834</wp:posOffset>
                </wp:positionV>
                <wp:extent cx="285840" cy="353880"/>
                <wp:effectExtent l="57150" t="57150" r="38100" b="4635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8584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08F8" id="Ink 105" o:spid="_x0000_s1026" type="#_x0000_t75" style="position:absolute;margin-left:392.3pt;margin-top:362.2pt;width:23.9pt;height:29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">
                <v:imagedata r:id="rId522" o:title=""/>
              </v:shape>
            </w:pict>
          </mc:Fallback>
        </mc:AlternateContent>
      </w:r>
      <w:r w:rsidR="005836C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FA3341D" wp14:editId="4132B7F0">
                <wp:simplePos x="0" y="0"/>
                <wp:positionH relativeFrom="column">
                  <wp:posOffset>3932945</wp:posOffset>
                </wp:positionH>
                <wp:positionV relativeFrom="paragraph">
                  <wp:posOffset>4939314</wp:posOffset>
                </wp:positionV>
                <wp:extent cx="299520" cy="145800"/>
                <wp:effectExtent l="57150" t="57150" r="0" b="4508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995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FD7A3" id="Ink 104" o:spid="_x0000_s1026" type="#_x0000_t75" style="position:absolute;margin-left:309pt;margin-top:388.2pt;width:25pt;height:12.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">
                <v:imagedata r:id="rId524" o:title=""/>
              </v:shape>
            </w:pict>
          </mc:Fallback>
        </mc:AlternateContent>
      </w:r>
      <w:r w:rsidR="005836C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3CAD73C" wp14:editId="4A078FDC">
                <wp:simplePos x="0" y="0"/>
                <wp:positionH relativeFrom="column">
                  <wp:posOffset>3809825</wp:posOffset>
                </wp:positionH>
                <wp:positionV relativeFrom="paragraph">
                  <wp:posOffset>4978554</wp:posOffset>
                </wp:positionV>
                <wp:extent cx="108360" cy="103680"/>
                <wp:effectExtent l="57150" t="57150" r="25400" b="4889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083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42F4E" id="Ink 103" o:spid="_x0000_s1026" type="#_x0000_t75" style="position:absolute;margin-left:299.3pt;margin-top:391.3pt;width:10pt;height:9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">
                <v:imagedata r:id="rId526" o:title=""/>
              </v:shape>
            </w:pict>
          </mc:Fallback>
        </mc:AlternateContent>
      </w:r>
      <w:r w:rsidR="005836C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91B413A" wp14:editId="16BE6842">
                <wp:simplePos x="0" y="0"/>
                <wp:positionH relativeFrom="column">
                  <wp:posOffset>3973985</wp:posOffset>
                </wp:positionH>
                <wp:positionV relativeFrom="paragraph">
                  <wp:posOffset>4408674</wp:posOffset>
                </wp:positionV>
                <wp:extent cx="398160" cy="462600"/>
                <wp:effectExtent l="57150" t="57150" r="40005" b="5207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398160" cy="46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EA01B" id="Ink 102" o:spid="_x0000_s1026" type="#_x0000_t75" style="position:absolute;margin-left:312.2pt;margin-top:346.45pt;width:32.75pt;height:37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">
                <v:imagedata r:id="rId528" o:title=""/>
              </v:shape>
            </w:pict>
          </mc:Fallback>
        </mc:AlternateContent>
      </w:r>
      <w:r w:rsidR="005836C0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0B197227" wp14:editId="64EEE968">
                <wp:simplePos x="0" y="0"/>
                <wp:positionH relativeFrom="column">
                  <wp:posOffset>5456465</wp:posOffset>
                </wp:positionH>
                <wp:positionV relativeFrom="paragraph">
                  <wp:posOffset>4002234</wp:posOffset>
                </wp:positionV>
                <wp:extent cx="19800" cy="24480"/>
                <wp:effectExtent l="57150" t="57150" r="37465" b="5207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98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1988D" id="Ink 101" o:spid="_x0000_s1026" type="#_x0000_t75" style="position:absolute;margin-left:428.95pt;margin-top:314.45pt;width:2.95pt;height:3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">
                <v:imagedata r:id="rId530" o:title=""/>
              </v:shape>
            </w:pict>
          </mc:Fallback>
        </mc:AlternateContent>
      </w:r>
      <w:r w:rsidR="0027468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A4BAC56" wp14:editId="5E63768A">
                <wp:simplePos x="0" y="0"/>
                <wp:positionH relativeFrom="column">
                  <wp:posOffset>5442425</wp:posOffset>
                </wp:positionH>
                <wp:positionV relativeFrom="paragraph">
                  <wp:posOffset>4007634</wp:posOffset>
                </wp:positionV>
                <wp:extent cx="37440" cy="30240"/>
                <wp:effectExtent l="57150" t="57150" r="39370" b="4635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74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EA4BE" id="Ink 100" o:spid="_x0000_s1026" type="#_x0000_t75" style="position:absolute;margin-left:427.15pt;margin-top:314.15pt;width:5.7pt;height:5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">
                <v:imagedata r:id="rId532" o:title=""/>
              </v:shape>
            </w:pict>
          </mc:Fallback>
        </mc:AlternateContent>
      </w:r>
      <w:r w:rsidR="0027468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0A143DC" wp14:editId="22DE4649">
                <wp:simplePos x="0" y="0"/>
                <wp:positionH relativeFrom="column">
                  <wp:posOffset>5347745</wp:posOffset>
                </wp:positionH>
                <wp:positionV relativeFrom="paragraph">
                  <wp:posOffset>3976314</wp:posOffset>
                </wp:positionV>
                <wp:extent cx="357480" cy="250560"/>
                <wp:effectExtent l="57150" t="57150" r="5080" b="5461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5748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15698" id="Ink 99" o:spid="_x0000_s1026" type="#_x0000_t75" style="position:absolute;margin-left:420.4pt;margin-top:312.4pt;width:29.6pt;height:21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">
                <v:imagedata r:id="rId534" o:title=""/>
              </v:shape>
            </w:pict>
          </mc:Fallback>
        </mc:AlternateContent>
      </w:r>
      <w:r w:rsidR="0027468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5F1E792" wp14:editId="3E038351">
                <wp:simplePos x="0" y="0"/>
                <wp:positionH relativeFrom="column">
                  <wp:posOffset>5352425</wp:posOffset>
                </wp:positionH>
                <wp:positionV relativeFrom="paragraph">
                  <wp:posOffset>4119234</wp:posOffset>
                </wp:positionV>
                <wp:extent cx="46800" cy="143280"/>
                <wp:effectExtent l="38100" t="57150" r="48895" b="4762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468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8DECB" id="Ink 98" o:spid="_x0000_s1026" type="#_x0000_t75" style="position:absolute;margin-left:420.75pt;margin-top:323.65pt;width:5.15pt;height:12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">
                <v:imagedata r:id="rId536" o:title=""/>
              </v:shape>
            </w:pict>
          </mc:Fallback>
        </mc:AlternateContent>
      </w:r>
      <w:r w:rsidR="0027468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A534564" wp14:editId="27524264">
                <wp:simplePos x="0" y="0"/>
                <wp:positionH relativeFrom="column">
                  <wp:posOffset>4849865</wp:posOffset>
                </wp:positionH>
                <wp:positionV relativeFrom="paragraph">
                  <wp:posOffset>4135794</wp:posOffset>
                </wp:positionV>
                <wp:extent cx="392040" cy="208440"/>
                <wp:effectExtent l="57150" t="57150" r="8255" b="5842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9204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CE5B4" id="Ink 97" o:spid="_x0000_s1026" type="#_x0000_t75" style="position:absolute;margin-left:381.2pt;margin-top:324.95pt;width:32.25pt;height:17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">
                <v:imagedata r:id="rId538" o:title=""/>
              </v:shape>
            </w:pict>
          </mc:Fallback>
        </mc:AlternateContent>
      </w:r>
      <w:r w:rsidR="0027468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887C16F" wp14:editId="415994C7">
                <wp:simplePos x="0" y="0"/>
                <wp:positionH relativeFrom="column">
                  <wp:posOffset>4772825</wp:posOffset>
                </wp:positionH>
                <wp:positionV relativeFrom="paragraph">
                  <wp:posOffset>4183674</wp:posOffset>
                </wp:positionV>
                <wp:extent cx="74160" cy="186840"/>
                <wp:effectExtent l="57150" t="57150" r="40640" b="4191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7416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33DDC" id="Ink 96" o:spid="_x0000_s1026" type="#_x0000_t75" style="position:absolute;margin-left:375.1pt;margin-top:328.7pt;width:7.3pt;height:16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">
                <v:imagedata r:id="rId540" o:title=""/>
              </v:shape>
            </w:pict>
          </mc:Fallback>
        </mc:AlternateContent>
      </w:r>
      <w:r w:rsidR="0027468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BF55A81" wp14:editId="2D0FFFE4">
                <wp:simplePos x="0" y="0"/>
                <wp:positionH relativeFrom="column">
                  <wp:posOffset>4549625</wp:posOffset>
                </wp:positionH>
                <wp:positionV relativeFrom="paragraph">
                  <wp:posOffset>3789834</wp:posOffset>
                </wp:positionV>
                <wp:extent cx="746280" cy="387720"/>
                <wp:effectExtent l="38100" t="57150" r="34925" b="5080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4628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A0D76" id="Ink 95" o:spid="_x0000_s1026" type="#_x0000_t75" style="position:absolute;margin-left:357.55pt;margin-top:297.7pt;width:60.15pt;height:31.9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">
                <v:imagedata r:id="rId542" o:title=""/>
              </v:shape>
            </w:pict>
          </mc:Fallback>
        </mc:AlternateContent>
      </w:r>
      <w:r w:rsidR="0027468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E2219EA" wp14:editId="3D406196">
                <wp:simplePos x="0" y="0"/>
                <wp:positionH relativeFrom="column">
                  <wp:posOffset>4443065</wp:posOffset>
                </wp:positionH>
                <wp:positionV relativeFrom="paragraph">
                  <wp:posOffset>4071354</wp:posOffset>
                </wp:positionV>
                <wp:extent cx="73080" cy="133200"/>
                <wp:effectExtent l="57150" t="57150" r="41275" b="5778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730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E7AC3" id="Ink 94" o:spid="_x0000_s1026" type="#_x0000_t75" style="position:absolute;margin-left:349.15pt;margin-top:319.9pt;width:7.15pt;height:11.9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">
                <v:imagedata r:id="rId544" o:title=""/>
              </v:shape>
            </w:pict>
          </mc:Fallback>
        </mc:AlternateContent>
      </w:r>
      <w:r w:rsidR="0027468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AC9A3D0" wp14:editId="57FDC3D3">
                <wp:simplePos x="0" y="0"/>
                <wp:positionH relativeFrom="column">
                  <wp:posOffset>4519385</wp:posOffset>
                </wp:positionH>
                <wp:positionV relativeFrom="paragraph">
                  <wp:posOffset>3740514</wp:posOffset>
                </wp:positionV>
                <wp:extent cx="102600" cy="201600"/>
                <wp:effectExtent l="57150" t="38100" r="50165" b="4635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0260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F0438" id="Ink 93" o:spid="_x0000_s1026" type="#_x0000_t75" style="position:absolute;margin-left:355.15pt;margin-top:293.85pt;width:9.5pt;height:17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">
                <v:imagedata r:id="rId546" o:title=""/>
              </v:shape>
            </w:pict>
          </mc:Fallback>
        </mc:AlternateContent>
      </w:r>
      <w:r w:rsidR="0027468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8D7655D" wp14:editId="606B2753">
                <wp:simplePos x="0" y="0"/>
                <wp:positionH relativeFrom="column">
                  <wp:posOffset>4429385</wp:posOffset>
                </wp:positionH>
                <wp:positionV relativeFrom="paragraph">
                  <wp:posOffset>3653034</wp:posOffset>
                </wp:positionV>
                <wp:extent cx="129960" cy="294840"/>
                <wp:effectExtent l="38100" t="38100" r="41910" b="4826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2996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C85D8" id="Ink 92" o:spid="_x0000_s1026" type="#_x0000_t75" style="position:absolute;margin-left:348.05pt;margin-top:286.95pt;width:11.7pt;height:24.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">
                <v:imagedata r:id="rId548" o:title=""/>
              </v:shape>
            </w:pict>
          </mc:Fallback>
        </mc:AlternateContent>
      </w:r>
      <w:r w:rsidR="0027468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12084EC" wp14:editId="4C4CE2E9">
                <wp:simplePos x="0" y="0"/>
                <wp:positionH relativeFrom="column">
                  <wp:posOffset>5138585</wp:posOffset>
                </wp:positionH>
                <wp:positionV relativeFrom="paragraph">
                  <wp:posOffset>3030594</wp:posOffset>
                </wp:positionV>
                <wp:extent cx="27360" cy="74160"/>
                <wp:effectExtent l="38100" t="38100" r="48895" b="4064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73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1B245" id="Ink 91" o:spid="_x0000_s1026" type="#_x0000_t75" style="position:absolute;margin-left:403.9pt;margin-top:237.95pt;width:3.55pt;height:7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">
                <v:imagedata r:id="rId550" o:title=""/>
              </v:shape>
            </w:pict>
          </mc:Fallback>
        </mc:AlternateContent>
      </w:r>
      <w:r w:rsidR="0027468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25BF811" wp14:editId="08CBD114">
                <wp:simplePos x="0" y="0"/>
                <wp:positionH relativeFrom="column">
                  <wp:posOffset>4749785</wp:posOffset>
                </wp:positionH>
                <wp:positionV relativeFrom="paragraph">
                  <wp:posOffset>3074874</wp:posOffset>
                </wp:positionV>
                <wp:extent cx="364680" cy="187920"/>
                <wp:effectExtent l="57150" t="57150" r="35560" b="4127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646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55C24" id="Ink 90" o:spid="_x0000_s1026" type="#_x0000_t75" style="position:absolute;margin-left:373.3pt;margin-top:241.4pt;width:30.1pt;height:16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">
                <v:imagedata r:id="rId552" o:title=""/>
              </v:shape>
            </w:pict>
          </mc:Fallback>
        </mc:AlternateContent>
      </w:r>
      <w:r w:rsidR="0027468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54A202B" wp14:editId="108B1B9E">
                <wp:simplePos x="0" y="0"/>
                <wp:positionH relativeFrom="column">
                  <wp:posOffset>4677425</wp:posOffset>
                </wp:positionH>
                <wp:positionV relativeFrom="paragraph">
                  <wp:posOffset>3187554</wp:posOffset>
                </wp:positionV>
                <wp:extent cx="48240" cy="97920"/>
                <wp:effectExtent l="57150" t="57150" r="28575" b="5461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482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D97A8" id="Ink 89" o:spid="_x0000_s1026" type="#_x0000_t75" style="position:absolute;margin-left:367.6pt;margin-top:250.3pt;width:5.25pt;height:9.1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">
                <v:imagedata r:id="rId554" o:title=""/>
              </v:shape>
            </w:pict>
          </mc:Fallback>
        </mc:AlternateContent>
      </w:r>
      <w:r w:rsidR="0027468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EC9A812" wp14:editId="7DD7A47D">
                <wp:simplePos x="0" y="0"/>
                <wp:positionH relativeFrom="column">
                  <wp:posOffset>4481225</wp:posOffset>
                </wp:positionH>
                <wp:positionV relativeFrom="paragraph">
                  <wp:posOffset>3253434</wp:posOffset>
                </wp:positionV>
                <wp:extent cx="80640" cy="86400"/>
                <wp:effectExtent l="57150" t="57150" r="34290" b="4699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806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BCA2B" id="Ink 88" o:spid="_x0000_s1026" type="#_x0000_t75" style="position:absolute;margin-left:352.15pt;margin-top:255.5pt;width:7.8pt;height:8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">
                <v:imagedata r:id="rId556" o:title=""/>
              </v:shape>
            </w:pict>
          </mc:Fallback>
        </mc:AlternateContent>
      </w:r>
      <w:r w:rsidR="0027468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BBA9860" wp14:editId="35DE0257">
                <wp:simplePos x="0" y="0"/>
                <wp:positionH relativeFrom="column">
                  <wp:posOffset>4332185</wp:posOffset>
                </wp:positionH>
                <wp:positionV relativeFrom="paragraph">
                  <wp:posOffset>3236874</wp:posOffset>
                </wp:positionV>
                <wp:extent cx="151200" cy="183600"/>
                <wp:effectExtent l="57150" t="57150" r="20320" b="4508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5120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A6A0C" id="Ink 87" o:spid="_x0000_s1026" type="#_x0000_t75" style="position:absolute;margin-left:340.4pt;margin-top:254.15pt;width:13.3pt;height:15.8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">
                <v:imagedata r:id="rId558" o:title=""/>
              </v:shape>
            </w:pict>
          </mc:Fallback>
        </mc:AlternateContent>
      </w:r>
      <w:r w:rsidR="0027468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0F684A66" wp14:editId="46441FA1">
                <wp:simplePos x="0" y="0"/>
                <wp:positionH relativeFrom="column">
                  <wp:posOffset>4238225</wp:posOffset>
                </wp:positionH>
                <wp:positionV relativeFrom="paragraph">
                  <wp:posOffset>3318954</wp:posOffset>
                </wp:positionV>
                <wp:extent cx="80280" cy="144360"/>
                <wp:effectExtent l="57150" t="57150" r="34290" b="4635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802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32AAF" id="Ink 86" o:spid="_x0000_s1026" type="#_x0000_t75" style="position:absolute;margin-left:333pt;margin-top:260.65pt;width:7.7pt;height:12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">
                <v:imagedata r:id="rId560" o:title=""/>
              </v:shape>
            </w:pict>
          </mc:Fallback>
        </mc:AlternateContent>
      </w:r>
      <w:r w:rsidR="00487CB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B697440" wp14:editId="1957EC76">
                <wp:simplePos x="0" y="0"/>
                <wp:positionH relativeFrom="column">
                  <wp:posOffset>4399145</wp:posOffset>
                </wp:positionH>
                <wp:positionV relativeFrom="paragraph">
                  <wp:posOffset>2501394</wp:posOffset>
                </wp:positionV>
                <wp:extent cx="24480" cy="121320"/>
                <wp:effectExtent l="57150" t="38100" r="52070" b="5016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44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7D3A5" id="Ink 85" o:spid="_x0000_s1026" type="#_x0000_t75" style="position:absolute;margin-left:345.65pt;margin-top:196.25pt;width:3.4pt;height:10.9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">
                <v:imagedata r:id="rId562" o:title=""/>
              </v:shape>
            </w:pict>
          </mc:Fallback>
        </mc:AlternateContent>
      </w:r>
      <w:r w:rsidR="00487CB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9A59E18" wp14:editId="71266D78">
                <wp:simplePos x="0" y="0"/>
                <wp:positionH relativeFrom="column">
                  <wp:posOffset>4530185</wp:posOffset>
                </wp:positionH>
                <wp:positionV relativeFrom="paragraph">
                  <wp:posOffset>2445954</wp:posOffset>
                </wp:positionV>
                <wp:extent cx="3240" cy="15120"/>
                <wp:effectExtent l="57150" t="57150" r="53975" b="4254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32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F2688" id="Ink 84" o:spid="_x0000_s1026" type="#_x0000_t75" style="position:absolute;margin-left:356pt;margin-top:191.9pt;width:1.65pt;height:2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">
                <v:imagedata r:id="rId564" o:title=""/>
              </v:shape>
            </w:pict>
          </mc:Fallback>
        </mc:AlternateContent>
      </w:r>
      <w:r w:rsidR="00487CB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98F60B9" wp14:editId="071DF58C">
                <wp:simplePos x="0" y="0"/>
                <wp:positionH relativeFrom="column">
                  <wp:posOffset>4316705</wp:posOffset>
                </wp:positionH>
                <wp:positionV relativeFrom="paragraph">
                  <wp:posOffset>2549274</wp:posOffset>
                </wp:positionV>
                <wp:extent cx="39960" cy="51120"/>
                <wp:effectExtent l="57150" t="57150" r="36830" b="4445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99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CEE47" id="Ink 83" o:spid="_x0000_s1026" type="#_x0000_t75" style="position:absolute;margin-left:339.2pt;margin-top:200.05pt;width:4.6pt;height:5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">
                <v:imagedata r:id="rId566" o:title=""/>
              </v:shape>
            </w:pict>
          </mc:Fallback>
        </mc:AlternateContent>
      </w:r>
      <w:r w:rsidR="00487CB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1DCFFB7" wp14:editId="4E50044D">
                <wp:simplePos x="0" y="0"/>
                <wp:positionH relativeFrom="column">
                  <wp:posOffset>4198265</wp:posOffset>
                </wp:positionH>
                <wp:positionV relativeFrom="paragraph">
                  <wp:posOffset>2804154</wp:posOffset>
                </wp:positionV>
                <wp:extent cx="215280" cy="331200"/>
                <wp:effectExtent l="57150" t="57150" r="13335" b="5016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21528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FA634" id="Ink 82" o:spid="_x0000_s1026" type="#_x0000_t75" style="position:absolute;margin-left:329.85pt;margin-top:220.1pt;width:18.35pt;height:27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">
                <v:imagedata r:id="rId568" o:title=""/>
              </v:shape>
            </w:pict>
          </mc:Fallback>
        </mc:AlternateContent>
      </w:r>
      <w:r w:rsidR="00487CB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49152FD" wp14:editId="5FAD85F8">
                <wp:simplePos x="0" y="0"/>
                <wp:positionH relativeFrom="column">
                  <wp:posOffset>4526225</wp:posOffset>
                </wp:positionH>
                <wp:positionV relativeFrom="paragraph">
                  <wp:posOffset>2371794</wp:posOffset>
                </wp:positionV>
                <wp:extent cx="208440" cy="159840"/>
                <wp:effectExtent l="57150" t="57150" r="1270" b="5016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084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4F474" id="Ink 81" o:spid="_x0000_s1026" type="#_x0000_t75" style="position:absolute;margin-left:355.7pt;margin-top:186.05pt;width:17.8pt;height:14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">
                <v:imagedata r:id="rId570" o:title=""/>
              </v:shape>
            </w:pict>
          </mc:Fallback>
        </mc:AlternateContent>
      </w:r>
      <w:r w:rsidR="00487CB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6785BACA" wp14:editId="37A8D3B5">
                <wp:simplePos x="0" y="0"/>
                <wp:positionH relativeFrom="column">
                  <wp:posOffset>4536665</wp:posOffset>
                </wp:positionH>
                <wp:positionV relativeFrom="paragraph">
                  <wp:posOffset>2524434</wp:posOffset>
                </wp:positionV>
                <wp:extent cx="29160" cy="43560"/>
                <wp:effectExtent l="38100" t="38100" r="47625" b="5207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91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3B3F8" id="Ink 80" o:spid="_x0000_s1026" type="#_x0000_t75" style="position:absolute;margin-left:356.5pt;margin-top:198.05pt;width:3.8pt;height:4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">
                <v:imagedata r:id="rId572" o:title=""/>
              </v:shape>
            </w:pict>
          </mc:Fallback>
        </mc:AlternateContent>
      </w:r>
      <w:r w:rsidR="00487CB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CE0315A" wp14:editId="5B577CA1">
                <wp:simplePos x="0" y="0"/>
                <wp:positionH relativeFrom="column">
                  <wp:posOffset>4304465</wp:posOffset>
                </wp:positionH>
                <wp:positionV relativeFrom="paragraph">
                  <wp:posOffset>2592834</wp:posOffset>
                </wp:positionV>
                <wp:extent cx="86400" cy="92520"/>
                <wp:effectExtent l="57150" t="38100" r="8890" b="4127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864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9C595" id="Ink 79" o:spid="_x0000_s1026" type="#_x0000_t75" style="position:absolute;margin-left:338.25pt;margin-top:203.45pt;width:8.2pt;height:8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">
                <v:imagedata r:id="rId574" o:title=""/>
              </v:shape>
            </w:pict>
          </mc:Fallback>
        </mc:AlternateContent>
      </w:r>
      <w:r w:rsidR="00487CB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4A8DC135" wp14:editId="0D070273">
                <wp:simplePos x="0" y="0"/>
                <wp:positionH relativeFrom="column">
                  <wp:posOffset>4403825</wp:posOffset>
                </wp:positionH>
                <wp:positionV relativeFrom="paragraph">
                  <wp:posOffset>2551074</wp:posOffset>
                </wp:positionV>
                <wp:extent cx="123840" cy="89280"/>
                <wp:effectExtent l="57150" t="57150" r="9525" b="4445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238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54D8A" id="Ink 78" o:spid="_x0000_s1026" type="#_x0000_t75" style="position:absolute;margin-left:346.05pt;margin-top:200.15pt;width:11.15pt;height:8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">
                <v:imagedata r:id="rId576" o:title=""/>
              </v:shape>
            </w:pict>
          </mc:Fallback>
        </mc:AlternateContent>
      </w:r>
      <w:r w:rsidR="00487CB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BDD1AD9" wp14:editId="435FC84F">
                <wp:simplePos x="0" y="0"/>
                <wp:positionH relativeFrom="column">
                  <wp:posOffset>4310945</wp:posOffset>
                </wp:positionH>
                <wp:positionV relativeFrom="paragraph">
                  <wp:posOffset>2149314</wp:posOffset>
                </wp:positionV>
                <wp:extent cx="433800" cy="284400"/>
                <wp:effectExtent l="57150" t="57150" r="4445" b="4000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43380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3F8E2" id="Ink 77" o:spid="_x0000_s1026" type="#_x0000_t75" style="position:absolute;margin-left:338.75pt;margin-top:168.55pt;width:35.55pt;height:23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">
                <v:imagedata r:id="rId578" o:title=""/>
              </v:shape>
            </w:pict>
          </mc:Fallback>
        </mc:AlternateContent>
      </w:r>
      <w:r w:rsidR="00487CB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D7BA958" wp14:editId="176D86F9">
                <wp:simplePos x="0" y="0"/>
                <wp:positionH relativeFrom="column">
                  <wp:posOffset>4216265</wp:posOffset>
                </wp:positionH>
                <wp:positionV relativeFrom="paragraph">
                  <wp:posOffset>2376834</wp:posOffset>
                </wp:positionV>
                <wp:extent cx="77040" cy="145800"/>
                <wp:effectExtent l="57150" t="57150" r="18415" b="4508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770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1A22E" id="Ink 76" o:spid="_x0000_s1026" type="#_x0000_t75" style="position:absolute;margin-left:331.3pt;margin-top:186.45pt;width:7.45pt;height:12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">
                <v:imagedata r:id="rId580" o:title=""/>
              </v:shape>
            </w:pict>
          </mc:Fallback>
        </mc:AlternateContent>
      </w:r>
      <w:r w:rsidR="00487CB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4E5D0EBE" wp14:editId="71A0DFB1">
                <wp:simplePos x="0" y="0"/>
                <wp:positionH relativeFrom="column">
                  <wp:posOffset>4186025</wp:posOffset>
                </wp:positionH>
                <wp:positionV relativeFrom="paragraph">
                  <wp:posOffset>1942674</wp:posOffset>
                </wp:positionV>
                <wp:extent cx="440280" cy="318960"/>
                <wp:effectExtent l="57150" t="38100" r="36195" b="4318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44028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9C236" id="Ink 75" o:spid="_x0000_s1026" type="#_x0000_t75" style="position:absolute;margin-left:328.9pt;margin-top:152.25pt;width:36.05pt;height:26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">
                <v:imagedata r:id="rId582" o:title=""/>
              </v:shape>
            </w:pict>
          </mc:Fallback>
        </mc:AlternateContent>
      </w:r>
      <w:r w:rsidR="00487CB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7100157" wp14:editId="088D8358">
                <wp:simplePos x="0" y="0"/>
                <wp:positionH relativeFrom="column">
                  <wp:posOffset>4133105</wp:posOffset>
                </wp:positionH>
                <wp:positionV relativeFrom="paragraph">
                  <wp:posOffset>2162634</wp:posOffset>
                </wp:positionV>
                <wp:extent cx="36720" cy="135360"/>
                <wp:effectExtent l="57150" t="57150" r="40005" b="5524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67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A9225" id="Ink 74" o:spid="_x0000_s1026" type="#_x0000_t75" style="position:absolute;margin-left:324.7pt;margin-top:169.6pt;width:4.35pt;height:12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">
                <v:imagedata r:id="rId584" o:title=""/>
              </v:shape>
            </w:pict>
          </mc:Fallback>
        </mc:AlternateContent>
      </w:r>
      <w:r w:rsidR="00487CB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19528E8" wp14:editId="4E0EC74B">
                <wp:simplePos x="0" y="0"/>
                <wp:positionH relativeFrom="column">
                  <wp:posOffset>4009625</wp:posOffset>
                </wp:positionH>
                <wp:positionV relativeFrom="paragraph">
                  <wp:posOffset>2197914</wp:posOffset>
                </wp:positionV>
                <wp:extent cx="92160" cy="131400"/>
                <wp:effectExtent l="57150" t="57150" r="3175" b="4064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921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25607" id="Ink 73" o:spid="_x0000_s1026" type="#_x0000_t75" style="position:absolute;margin-left:315pt;margin-top:172.35pt;width:8.65pt;height:11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">
                <v:imagedata r:id="rId586" o:title=""/>
              </v:shape>
            </w:pict>
          </mc:Fallback>
        </mc:AlternateContent>
      </w:r>
      <w:r w:rsidR="00487CB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5EA855E" wp14:editId="505441B3">
                <wp:simplePos x="0" y="0"/>
                <wp:positionH relativeFrom="column">
                  <wp:posOffset>4015745</wp:posOffset>
                </wp:positionH>
                <wp:positionV relativeFrom="paragraph">
                  <wp:posOffset>2278554</wp:posOffset>
                </wp:positionV>
                <wp:extent cx="78480" cy="176760"/>
                <wp:effectExtent l="38100" t="38100" r="55245" b="5207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7848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822D0" id="Ink 72" o:spid="_x0000_s1026" type="#_x0000_t75" style="position:absolute;margin-left:315.5pt;margin-top:178.7pt;width:7.6pt;height:15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">
                <v:imagedata r:id="rId588" o:title=""/>
              </v:shape>
            </w:pict>
          </mc:Fallback>
        </mc:AlternateContent>
      </w:r>
      <w:r w:rsidR="00487CB8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CFBF7D6" wp14:editId="6B46BBEB">
                <wp:simplePos x="0" y="0"/>
                <wp:positionH relativeFrom="column">
                  <wp:posOffset>4076225</wp:posOffset>
                </wp:positionH>
                <wp:positionV relativeFrom="paragraph">
                  <wp:posOffset>1563954</wp:posOffset>
                </wp:positionV>
                <wp:extent cx="107280" cy="450720"/>
                <wp:effectExtent l="57150" t="38100" r="26670" b="4508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0728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6DD9B" id="Ink 71" o:spid="_x0000_s1026" type="#_x0000_t75" style="position:absolute;margin-left:320.25pt;margin-top:122.45pt;width:9.9pt;height:36.9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">
                <v:imagedata r:id="rId590" o:title=""/>
              </v:shape>
            </w:pict>
          </mc:Fallback>
        </mc:AlternateContent>
      </w:r>
      <w:r w:rsidR="0021089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68D0F70" wp14:editId="2C3CD573">
                <wp:simplePos x="0" y="0"/>
                <wp:positionH relativeFrom="column">
                  <wp:posOffset>4260545</wp:posOffset>
                </wp:positionH>
                <wp:positionV relativeFrom="paragraph">
                  <wp:posOffset>955194</wp:posOffset>
                </wp:positionV>
                <wp:extent cx="352080" cy="344880"/>
                <wp:effectExtent l="57150" t="38100" r="0" b="5524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5208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3F86F" id="Ink 70" o:spid="_x0000_s1026" type="#_x0000_t75" style="position:absolute;margin-left:334.8pt;margin-top:74.5pt;width:29.1pt;height:28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">
                <v:imagedata r:id="rId592" o:title=""/>
              </v:shape>
            </w:pict>
          </mc:Fallback>
        </mc:AlternateContent>
      </w:r>
      <w:r w:rsidR="0021089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A68D9F8" wp14:editId="65080494">
                <wp:simplePos x="0" y="0"/>
                <wp:positionH relativeFrom="column">
                  <wp:posOffset>3913145</wp:posOffset>
                </wp:positionH>
                <wp:positionV relativeFrom="paragraph">
                  <wp:posOffset>1181274</wp:posOffset>
                </wp:positionV>
                <wp:extent cx="248760" cy="204480"/>
                <wp:effectExtent l="38100" t="38100" r="0" b="4318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487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56CB5" id="Ink 69" o:spid="_x0000_s1026" type="#_x0000_t75" style="position:absolute;margin-left:307.4pt;margin-top:92.3pt;width:21.05pt;height:17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">
                <v:imagedata r:id="rId594" o:title=""/>
              </v:shape>
            </w:pict>
          </mc:Fallback>
        </mc:AlternateContent>
      </w:r>
      <w:r w:rsidR="0021089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2FAC714" wp14:editId="3BB913B5">
                <wp:simplePos x="0" y="0"/>
                <wp:positionH relativeFrom="column">
                  <wp:posOffset>3820265</wp:posOffset>
                </wp:positionH>
                <wp:positionV relativeFrom="paragraph">
                  <wp:posOffset>1223034</wp:posOffset>
                </wp:positionV>
                <wp:extent cx="73080" cy="174600"/>
                <wp:effectExtent l="38100" t="38100" r="22225" b="5461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730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BC0EC" id="Ink 68" o:spid="_x0000_s1026" type="#_x0000_t75" style="position:absolute;margin-left:300.1pt;margin-top:95.6pt;width:7.15pt;height:15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">
                <v:imagedata r:id="rId596" o:title=""/>
              </v:shape>
            </w:pict>
          </mc:Fallback>
        </mc:AlternateContent>
      </w:r>
      <w:r w:rsidR="0021089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FF7EBB8" wp14:editId="75852843">
                <wp:simplePos x="0" y="0"/>
                <wp:positionH relativeFrom="column">
                  <wp:posOffset>3973625</wp:posOffset>
                </wp:positionH>
                <wp:positionV relativeFrom="paragraph">
                  <wp:posOffset>977154</wp:posOffset>
                </wp:positionV>
                <wp:extent cx="35280" cy="56520"/>
                <wp:effectExtent l="38100" t="38100" r="41275" b="3873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352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E5570" id="Ink 67" o:spid="_x0000_s1026" type="#_x0000_t75" style="position:absolute;margin-left:312.2pt;margin-top:76.25pt;width:4.25pt;height:5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">
                <v:imagedata r:id="rId598" o:title=""/>
              </v:shape>
            </w:pict>
          </mc:Fallback>
        </mc:AlternateContent>
      </w:r>
      <w:r w:rsidR="0021089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2BD6C6E" wp14:editId="38A7F610">
                <wp:simplePos x="0" y="0"/>
                <wp:positionH relativeFrom="column">
                  <wp:posOffset>3845825</wp:posOffset>
                </wp:positionH>
                <wp:positionV relativeFrom="paragraph">
                  <wp:posOffset>812634</wp:posOffset>
                </wp:positionV>
                <wp:extent cx="122040" cy="260640"/>
                <wp:effectExtent l="38100" t="38100" r="49530" b="4445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2204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EB32C" id="Ink 66" o:spid="_x0000_s1026" type="#_x0000_t75" style="position:absolute;margin-left:302.1pt;margin-top:63.3pt;width:11pt;height:21.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">
                <v:imagedata r:id="rId600" o:title=""/>
              </v:shape>
            </w:pict>
          </mc:Fallback>
        </mc:AlternateContent>
      </w:r>
      <w:r w:rsidR="0021089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5B8CA234" wp14:editId="418DE735">
                <wp:simplePos x="0" y="0"/>
                <wp:positionH relativeFrom="column">
                  <wp:posOffset>4106465</wp:posOffset>
                </wp:positionH>
                <wp:positionV relativeFrom="paragraph">
                  <wp:posOffset>238074</wp:posOffset>
                </wp:positionV>
                <wp:extent cx="363240" cy="272520"/>
                <wp:effectExtent l="57150" t="57150" r="17780" b="5143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6324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35396" id="Ink 65" o:spid="_x0000_s1026" type="#_x0000_t75" style="position:absolute;margin-left:322.65pt;margin-top:18.05pt;width:30pt;height:22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">
                <v:imagedata r:id="rId602" o:title=""/>
              </v:shape>
            </w:pict>
          </mc:Fallback>
        </mc:AlternateContent>
      </w:r>
      <w:r w:rsidR="0021089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5E9FCAF" wp14:editId="2EFDA8C9">
                <wp:simplePos x="0" y="0"/>
                <wp:positionH relativeFrom="column">
                  <wp:posOffset>4036625</wp:posOffset>
                </wp:positionH>
                <wp:positionV relativeFrom="paragraph">
                  <wp:posOffset>438234</wp:posOffset>
                </wp:positionV>
                <wp:extent cx="66240" cy="104760"/>
                <wp:effectExtent l="38100" t="57150" r="10160" b="4826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662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5EEDC" id="Ink 64" o:spid="_x0000_s1026" type="#_x0000_t75" style="position:absolute;margin-left:317.15pt;margin-top:33.8pt;width:6.6pt;height:9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">
                <v:imagedata r:id="rId604" o:title=""/>
              </v:shape>
            </w:pict>
          </mc:Fallback>
        </mc:AlternateContent>
      </w:r>
      <w:r w:rsidR="0021089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A754999" wp14:editId="163A02EE">
                <wp:simplePos x="0" y="0"/>
                <wp:positionH relativeFrom="column">
                  <wp:posOffset>3782105</wp:posOffset>
                </wp:positionH>
                <wp:positionV relativeFrom="paragraph">
                  <wp:posOffset>502314</wp:posOffset>
                </wp:positionV>
                <wp:extent cx="220320" cy="153720"/>
                <wp:effectExtent l="19050" t="57150" r="0" b="5588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203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BD764" id="Ink 63" o:spid="_x0000_s1026" type="#_x0000_t75" style="position:absolute;margin-left:297.1pt;margin-top:38.85pt;width:18.8pt;height:13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">
                <v:imagedata r:id="rId606" o:title=""/>
              </v:shape>
            </w:pict>
          </mc:Fallback>
        </mc:AlternateContent>
      </w:r>
      <w:r w:rsidR="0021089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304AC80" wp14:editId="2CFC7C11">
                <wp:simplePos x="0" y="0"/>
                <wp:positionH relativeFrom="column">
                  <wp:posOffset>3801905</wp:posOffset>
                </wp:positionH>
                <wp:positionV relativeFrom="paragraph">
                  <wp:posOffset>576474</wp:posOffset>
                </wp:positionV>
                <wp:extent cx="20160" cy="66960"/>
                <wp:effectExtent l="57150" t="38100" r="37465" b="4762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201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4A7DF" id="Ink 62" o:spid="_x0000_s1026" type="#_x0000_t75" style="position:absolute;margin-left:298.6pt;margin-top:44.7pt;width:3.1pt;height:6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">
                <v:imagedata r:id="rId608" o:title=""/>
              </v:shape>
            </w:pict>
          </mc:Fallback>
        </mc:AlternateContent>
      </w:r>
      <w:r w:rsidR="0021089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A5A600A" wp14:editId="244C12CD">
                <wp:simplePos x="0" y="0"/>
                <wp:positionH relativeFrom="column">
                  <wp:posOffset>3729545</wp:posOffset>
                </wp:positionH>
                <wp:positionV relativeFrom="paragraph">
                  <wp:posOffset>596994</wp:posOffset>
                </wp:positionV>
                <wp:extent cx="38520" cy="88200"/>
                <wp:effectExtent l="38100" t="38100" r="38100" b="4572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85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EE4D0" id="Ink 59" o:spid="_x0000_s1026" type="#_x0000_t75" style="position:absolute;margin-left:292.95pt;margin-top:46.3pt;width:4.5pt;height:8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">
                <v:imagedata r:id="rId610" o:title=""/>
              </v:shape>
            </w:pict>
          </mc:Fallback>
        </mc:AlternateContent>
      </w:r>
      <w:r w:rsidR="0021089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633DAD8" wp14:editId="4018FD7C">
                <wp:simplePos x="0" y="0"/>
                <wp:positionH relativeFrom="column">
                  <wp:posOffset>3565745</wp:posOffset>
                </wp:positionH>
                <wp:positionV relativeFrom="paragraph">
                  <wp:posOffset>625794</wp:posOffset>
                </wp:positionV>
                <wp:extent cx="104040" cy="101160"/>
                <wp:effectExtent l="57150" t="57150" r="48895" b="5143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040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EBB93" id="Ink 57" o:spid="_x0000_s1026" type="#_x0000_t75" style="position:absolute;margin-left:280.05pt;margin-top:48.6pt;width:9.65pt;height:9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">
                <v:imagedata r:id="rId612" o:title=""/>
              </v:shape>
            </w:pict>
          </mc:Fallback>
        </mc:AlternateContent>
      </w:r>
      <w:r w:rsidR="002C1BC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0C63FC2" wp14:editId="132F8803">
                <wp:simplePos x="0" y="0"/>
                <wp:positionH relativeFrom="column">
                  <wp:posOffset>3273425</wp:posOffset>
                </wp:positionH>
                <wp:positionV relativeFrom="paragraph">
                  <wp:posOffset>767634</wp:posOffset>
                </wp:positionV>
                <wp:extent cx="201960" cy="134280"/>
                <wp:effectExtent l="38100" t="57150" r="45720" b="5651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019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2C7A0" id="Ink 56" o:spid="_x0000_s1026" type="#_x0000_t75" style="position:absolute;margin-left:257.05pt;margin-top:59.75pt;width:17.3pt;height:11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">
                <v:imagedata r:id="rId614" o:title=""/>
              </v:shape>
            </w:pict>
          </mc:Fallback>
        </mc:AlternateContent>
      </w:r>
      <w:r w:rsidR="002C1BC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B25FDBE" wp14:editId="50D15EA9">
                <wp:simplePos x="0" y="0"/>
                <wp:positionH relativeFrom="column">
                  <wp:posOffset>2799665</wp:posOffset>
                </wp:positionH>
                <wp:positionV relativeFrom="paragraph">
                  <wp:posOffset>899754</wp:posOffset>
                </wp:positionV>
                <wp:extent cx="353520" cy="191520"/>
                <wp:effectExtent l="38100" t="38100" r="0" b="3746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5352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C921F" id="Ink 55" o:spid="_x0000_s1026" type="#_x0000_t75" style="position:absolute;margin-left:219.75pt;margin-top:70.15pt;width:29.3pt;height:16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">
                <v:imagedata r:id="rId616" o:title=""/>
              </v:shape>
            </w:pict>
          </mc:Fallback>
        </mc:AlternateContent>
      </w:r>
      <w:r w:rsidR="002C1BC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F6622E2" wp14:editId="635933CE">
                <wp:simplePos x="0" y="0"/>
                <wp:positionH relativeFrom="column">
                  <wp:posOffset>2817665</wp:posOffset>
                </wp:positionH>
                <wp:positionV relativeFrom="paragraph">
                  <wp:posOffset>997314</wp:posOffset>
                </wp:positionV>
                <wp:extent cx="112680" cy="160200"/>
                <wp:effectExtent l="57150" t="57150" r="40005" b="4953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126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D2DF9" id="Ink 54" o:spid="_x0000_s1026" type="#_x0000_t75" style="position:absolute;margin-left:221.15pt;margin-top:77.85pt;width:10.25pt;height:1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">
                <v:imagedata r:id="rId618" o:title=""/>
              </v:shape>
            </w:pict>
          </mc:Fallback>
        </mc:AlternateContent>
      </w:r>
      <w:r w:rsidR="002C1BC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35493C7" wp14:editId="143EF6C1">
                <wp:simplePos x="0" y="0"/>
                <wp:positionH relativeFrom="column">
                  <wp:posOffset>2813345</wp:posOffset>
                </wp:positionH>
                <wp:positionV relativeFrom="paragraph">
                  <wp:posOffset>596274</wp:posOffset>
                </wp:positionV>
                <wp:extent cx="397800" cy="235080"/>
                <wp:effectExtent l="57150" t="57150" r="0" b="5080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39780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66E6B" id="Ink 53" o:spid="_x0000_s1026" type="#_x0000_t75" style="position:absolute;margin-left:220.8pt;margin-top:46.25pt;width:32.7pt;height:19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">
                <v:imagedata r:id="rId620" o:title=""/>
              </v:shape>
            </w:pict>
          </mc:Fallback>
        </mc:AlternateContent>
      </w:r>
      <w:r w:rsidR="002C1BC9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450C696" wp14:editId="15CD70E3">
                <wp:simplePos x="0" y="0"/>
                <wp:positionH relativeFrom="column">
                  <wp:posOffset>2717225</wp:posOffset>
                </wp:positionH>
                <wp:positionV relativeFrom="paragraph">
                  <wp:posOffset>725154</wp:posOffset>
                </wp:positionV>
                <wp:extent cx="90720" cy="156960"/>
                <wp:effectExtent l="57150" t="57150" r="24130" b="5270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907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47B30" id="Ink 52" o:spid="_x0000_s1026" type="#_x0000_t75" style="position:absolute;margin-left:213.25pt;margin-top:56.4pt;width:8.6pt;height:13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">
                <v:imagedata r:id="rId622" o:title=""/>
              </v:shape>
            </w:pict>
          </mc:Fallback>
        </mc:AlternateContent>
      </w:r>
      <w:r w:rsidR="0015598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BE077A7" wp14:editId="0D671455">
                <wp:simplePos x="0" y="0"/>
                <wp:positionH relativeFrom="column">
                  <wp:posOffset>2560625</wp:posOffset>
                </wp:positionH>
                <wp:positionV relativeFrom="paragraph">
                  <wp:posOffset>3251212</wp:posOffset>
                </wp:positionV>
                <wp:extent cx="365040" cy="233640"/>
                <wp:effectExtent l="57150" t="57150" r="0" b="5270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3650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1E804" id="Ink 51" o:spid="_x0000_s1026" type="#_x0000_t75" style="position:absolute;margin-left:200.9pt;margin-top:255.3pt;width:30.2pt;height:19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">
                <v:imagedata r:id="rId624" o:title=""/>
              </v:shape>
            </w:pict>
          </mc:Fallback>
        </mc:AlternateContent>
      </w:r>
      <w:r w:rsidR="0015598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6A48924" wp14:editId="05A405D4">
                <wp:simplePos x="0" y="0"/>
                <wp:positionH relativeFrom="column">
                  <wp:posOffset>2490785</wp:posOffset>
                </wp:positionH>
                <wp:positionV relativeFrom="paragraph">
                  <wp:posOffset>3416452</wp:posOffset>
                </wp:positionV>
                <wp:extent cx="29520" cy="108720"/>
                <wp:effectExtent l="38100" t="38100" r="46990" b="438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95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17E61" id="Ink 50" o:spid="_x0000_s1026" type="#_x0000_t75" style="position:absolute;margin-left:195.4pt;margin-top:268.3pt;width:3.75pt;height:9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">
                <v:imagedata r:id="rId626" o:title=""/>
              </v:shape>
            </w:pict>
          </mc:Fallback>
        </mc:AlternateContent>
      </w:r>
      <w:r w:rsidR="0015598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6F53910" wp14:editId="125AF18A">
                <wp:simplePos x="0" y="0"/>
                <wp:positionH relativeFrom="column">
                  <wp:posOffset>929105</wp:posOffset>
                </wp:positionH>
                <wp:positionV relativeFrom="paragraph">
                  <wp:posOffset>2805532</wp:posOffset>
                </wp:positionV>
                <wp:extent cx="335880" cy="228600"/>
                <wp:effectExtent l="38100" t="38100" r="7620" b="571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33588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7B1AF" id="Ink 49" o:spid="_x0000_s1026" type="#_x0000_t75" style="position:absolute;margin-left:72.45pt;margin-top:220.2pt;width:27.9pt;height:19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">
                <v:imagedata r:id="rId628" o:title=""/>
              </v:shape>
            </w:pict>
          </mc:Fallback>
        </mc:AlternateContent>
      </w:r>
      <w:r w:rsidR="0015598B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4C16BB8" wp14:editId="1484B3BC">
                <wp:simplePos x="0" y="0"/>
                <wp:positionH relativeFrom="column">
                  <wp:posOffset>831545</wp:posOffset>
                </wp:positionH>
                <wp:positionV relativeFrom="paragraph">
                  <wp:posOffset>3010372</wp:posOffset>
                </wp:positionV>
                <wp:extent cx="66960" cy="64800"/>
                <wp:effectExtent l="57150" t="38100" r="47625" b="4953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669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105D2" id="Ink 48" o:spid="_x0000_s1026" type="#_x0000_t75" style="position:absolute;margin-left:64.8pt;margin-top:236.35pt;width:6.7pt;height:6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">
                <v:imagedata r:id="rId630" o:title=""/>
              </v:shape>
            </w:pict>
          </mc:Fallback>
        </mc:AlternateContent>
      </w:r>
      <w:r w:rsidR="002F308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FC185DB" wp14:editId="7F87B71F">
                <wp:simplePos x="0" y="0"/>
                <wp:positionH relativeFrom="column">
                  <wp:posOffset>2238065</wp:posOffset>
                </wp:positionH>
                <wp:positionV relativeFrom="paragraph">
                  <wp:posOffset>2836852</wp:posOffset>
                </wp:positionV>
                <wp:extent cx="205200" cy="325080"/>
                <wp:effectExtent l="57150" t="57150" r="0" b="565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05200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884D2" id="Ink 47" o:spid="_x0000_s1026" type="#_x0000_t75" style="position:absolute;margin-left:175.55pt;margin-top:222.65pt;width:17.55pt;height:27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">
                <v:imagedata r:id="rId632" o:title=""/>
              </v:shape>
            </w:pict>
          </mc:Fallback>
        </mc:AlternateContent>
      </w:r>
      <w:r w:rsidR="002F308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EB5F4DA" wp14:editId="22E96E1B">
                <wp:simplePos x="0" y="0"/>
                <wp:positionH relativeFrom="column">
                  <wp:posOffset>2172545</wp:posOffset>
                </wp:positionH>
                <wp:positionV relativeFrom="paragraph">
                  <wp:posOffset>3067252</wp:posOffset>
                </wp:positionV>
                <wp:extent cx="47160" cy="155520"/>
                <wp:effectExtent l="57150" t="38100" r="48260" b="546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471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FB235" id="Ink 46" o:spid="_x0000_s1026" type="#_x0000_t75" style="position:absolute;margin-left:170.35pt;margin-top:240.8pt;width:5.1pt;height:13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">
                <v:imagedata r:id="rId634" o:title=""/>
              </v:shape>
            </w:pict>
          </mc:Fallback>
        </mc:AlternateContent>
      </w:r>
      <w:r w:rsidR="002F308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CE8E212" wp14:editId="04C906ED">
                <wp:simplePos x="0" y="0"/>
                <wp:positionH relativeFrom="column">
                  <wp:posOffset>2307905</wp:posOffset>
                </wp:positionH>
                <wp:positionV relativeFrom="paragraph">
                  <wp:posOffset>3166972</wp:posOffset>
                </wp:positionV>
                <wp:extent cx="166320" cy="260640"/>
                <wp:effectExtent l="57150" t="57150" r="43815" b="444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6632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2C8A8" id="Ink 45" o:spid="_x0000_s1026" type="#_x0000_t75" style="position:absolute;margin-left:181pt;margin-top:248.65pt;width:14.55pt;height:21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">
                <v:imagedata r:id="rId636" o:title=""/>
              </v:shape>
            </w:pict>
          </mc:Fallback>
        </mc:AlternateContent>
      </w:r>
      <w:r w:rsidR="002F308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1C6B6C3" wp14:editId="0B61E6F3">
                <wp:simplePos x="0" y="0"/>
                <wp:positionH relativeFrom="column">
                  <wp:posOffset>1294145</wp:posOffset>
                </wp:positionH>
                <wp:positionV relativeFrom="paragraph">
                  <wp:posOffset>3673852</wp:posOffset>
                </wp:positionV>
                <wp:extent cx="280080" cy="233280"/>
                <wp:effectExtent l="38100" t="57150" r="0" b="5270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28008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F47EF" id="Ink 44" o:spid="_x0000_s1026" type="#_x0000_t75" style="position:absolute;margin-left:101.2pt;margin-top:288.6pt;width:23.45pt;height:19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">
                <v:imagedata r:id="rId638" o:title=""/>
              </v:shape>
            </w:pict>
          </mc:Fallback>
        </mc:AlternateContent>
      </w:r>
      <w:r w:rsidR="002F308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2569DD1" wp14:editId="25FD2866">
                <wp:simplePos x="0" y="0"/>
                <wp:positionH relativeFrom="column">
                  <wp:posOffset>1155185</wp:posOffset>
                </wp:positionH>
                <wp:positionV relativeFrom="paragraph">
                  <wp:posOffset>3867892</wp:posOffset>
                </wp:positionV>
                <wp:extent cx="124920" cy="98280"/>
                <wp:effectExtent l="57150" t="38100" r="46990" b="5461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249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8CB1E" id="Ink 43" o:spid="_x0000_s1026" type="#_x0000_t75" style="position:absolute;margin-left:90.25pt;margin-top:303.85pt;width:11.3pt;height: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">
                <v:imagedata r:id="rId640" o:title=""/>
              </v:shape>
            </w:pict>
          </mc:Fallback>
        </mc:AlternateContent>
      </w:r>
      <w:r w:rsidR="002F308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2B11FD2" wp14:editId="0ECA6A8C">
                <wp:simplePos x="0" y="0"/>
                <wp:positionH relativeFrom="column">
                  <wp:posOffset>1436345</wp:posOffset>
                </wp:positionH>
                <wp:positionV relativeFrom="paragraph">
                  <wp:posOffset>4149412</wp:posOffset>
                </wp:positionV>
                <wp:extent cx="30600" cy="141840"/>
                <wp:effectExtent l="38100" t="38100" r="45720" b="4889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306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29747" id="Ink 42" o:spid="_x0000_s1026" type="#_x0000_t75" style="position:absolute;margin-left:112.4pt;margin-top:326.05pt;width:3.85pt;height:12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">
                <v:imagedata r:id="rId642" o:title=""/>
              </v:shape>
            </w:pict>
          </mc:Fallback>
        </mc:AlternateContent>
      </w:r>
      <w:r w:rsidR="002F308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B9E23BE" wp14:editId="65D98B38">
                <wp:simplePos x="0" y="0"/>
                <wp:positionH relativeFrom="column">
                  <wp:posOffset>797705</wp:posOffset>
                </wp:positionH>
                <wp:positionV relativeFrom="paragraph">
                  <wp:posOffset>3442732</wp:posOffset>
                </wp:positionV>
                <wp:extent cx="677880" cy="854280"/>
                <wp:effectExtent l="57150" t="38100" r="46355" b="4127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677880" cy="85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1D3C2" id="Ink 41" o:spid="_x0000_s1026" type="#_x0000_t75" style="position:absolute;margin-left:62.1pt;margin-top:270.4pt;width:54.8pt;height:68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">
                <v:imagedata r:id="rId644" o:title=""/>
              </v:shape>
            </w:pict>
          </mc:Fallback>
        </mc:AlternateContent>
      </w:r>
      <w:r w:rsidR="002F308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ABBF4A9" wp14:editId="257BBC60">
                <wp:simplePos x="0" y="0"/>
                <wp:positionH relativeFrom="column">
                  <wp:posOffset>1727945</wp:posOffset>
                </wp:positionH>
                <wp:positionV relativeFrom="paragraph">
                  <wp:posOffset>3715612</wp:posOffset>
                </wp:positionV>
                <wp:extent cx="330120" cy="230760"/>
                <wp:effectExtent l="57150" t="57150" r="0" b="552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33012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9095A" id="Ink 40" o:spid="_x0000_s1026" type="#_x0000_t75" style="position:absolute;margin-left:135.35pt;margin-top:291.85pt;width:27.45pt;height:19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">
                <v:imagedata r:id="rId646" o:title=""/>
              </v:shape>
            </w:pict>
          </mc:Fallback>
        </mc:AlternateContent>
      </w:r>
      <w:r w:rsidR="002F308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EA453F9" wp14:editId="217BF2DC">
                <wp:simplePos x="0" y="0"/>
                <wp:positionH relativeFrom="column">
                  <wp:posOffset>1743065</wp:posOffset>
                </wp:positionH>
                <wp:positionV relativeFrom="paragraph">
                  <wp:posOffset>3919012</wp:posOffset>
                </wp:positionV>
                <wp:extent cx="76680" cy="123840"/>
                <wp:effectExtent l="38100" t="38100" r="57150" b="4762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766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10F35" id="Ink 39" o:spid="_x0000_s1026" type="#_x0000_t75" style="position:absolute;margin-left:136.55pt;margin-top:307.9pt;width:7.5pt;height:11.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">
                <v:imagedata r:id="rId648" o:title=""/>
              </v:shape>
            </w:pict>
          </mc:Fallback>
        </mc:AlternateContent>
      </w:r>
      <w:r w:rsidR="002F308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F1C7C79" wp14:editId="63C69E24">
                <wp:simplePos x="0" y="0"/>
                <wp:positionH relativeFrom="column">
                  <wp:posOffset>1664585</wp:posOffset>
                </wp:positionH>
                <wp:positionV relativeFrom="paragraph">
                  <wp:posOffset>3329332</wp:posOffset>
                </wp:positionV>
                <wp:extent cx="693000" cy="1092960"/>
                <wp:effectExtent l="57150" t="57150" r="0" b="5016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693000" cy="10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62563" id="Ink 38" o:spid="_x0000_s1026" type="#_x0000_t75" style="position:absolute;margin-left:130.35pt;margin-top:261.45pt;width:55.95pt;height:87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">
                <v:imagedata r:id="rId650" o:title=""/>
              </v:shape>
            </w:pict>
          </mc:Fallback>
        </mc:AlternateContent>
      </w:r>
      <w:r w:rsidR="002F308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5318C76" wp14:editId="56C6273F">
                <wp:simplePos x="0" y="0"/>
                <wp:positionH relativeFrom="column">
                  <wp:posOffset>1525985</wp:posOffset>
                </wp:positionH>
                <wp:positionV relativeFrom="paragraph">
                  <wp:posOffset>3362812</wp:posOffset>
                </wp:positionV>
                <wp:extent cx="537120" cy="513720"/>
                <wp:effectExtent l="38100" t="57150" r="53975" b="5778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537120" cy="51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63597" id="Ink 37" o:spid="_x0000_s1026" type="#_x0000_t75" style="position:absolute;margin-left:119.45pt;margin-top:264.1pt;width:43.75pt;height:41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">
                <v:imagedata r:id="rId652" o:title=""/>
              </v:shape>
            </w:pict>
          </mc:Fallback>
        </mc:AlternateContent>
      </w:r>
      <w:r w:rsidR="002F308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9A1DD23" wp14:editId="457499E6">
                <wp:simplePos x="0" y="0"/>
                <wp:positionH relativeFrom="column">
                  <wp:posOffset>1545785</wp:posOffset>
                </wp:positionH>
                <wp:positionV relativeFrom="paragraph">
                  <wp:posOffset>3871132</wp:posOffset>
                </wp:positionV>
                <wp:extent cx="117360" cy="474480"/>
                <wp:effectExtent l="57150" t="38100" r="54610" b="4000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17360" cy="47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C4F22" id="Ink 36" o:spid="_x0000_s1026" type="#_x0000_t75" style="position:absolute;margin-left:121pt;margin-top:304.1pt;width:10.7pt;height:38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">
                <v:imagedata r:id="rId654" o:title=""/>
              </v:shape>
            </w:pict>
          </mc:Fallback>
        </mc:AlternateContent>
      </w:r>
      <w:r w:rsidR="002F308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43B0E23" wp14:editId="4177CD00">
                <wp:simplePos x="0" y="0"/>
                <wp:positionH relativeFrom="column">
                  <wp:posOffset>515105</wp:posOffset>
                </wp:positionH>
                <wp:positionV relativeFrom="paragraph">
                  <wp:posOffset>3004252</wp:posOffset>
                </wp:positionV>
                <wp:extent cx="248400" cy="352080"/>
                <wp:effectExtent l="38100" t="38100" r="56515" b="4826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248400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89DD6" id="Ink 35" o:spid="_x0000_s1026" type="#_x0000_t75" style="position:absolute;margin-left:39.85pt;margin-top:235.85pt;width:20.95pt;height:29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">
                <v:imagedata r:id="rId656" o:title=""/>
              </v:shape>
            </w:pict>
          </mc:Fallback>
        </mc:AlternateContent>
      </w:r>
      <w:r w:rsidR="002F308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B6B5DB6" wp14:editId="088DD336">
                <wp:simplePos x="0" y="0"/>
                <wp:positionH relativeFrom="column">
                  <wp:posOffset>284705</wp:posOffset>
                </wp:positionH>
                <wp:positionV relativeFrom="paragraph">
                  <wp:posOffset>2341492</wp:posOffset>
                </wp:positionV>
                <wp:extent cx="538200" cy="492480"/>
                <wp:effectExtent l="57150" t="38100" r="33655" b="4127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38200" cy="49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D1131" id="Ink 34" o:spid="_x0000_s1026" type="#_x0000_t75" style="position:absolute;margin-left:21.7pt;margin-top:183.65pt;width:43.8pt;height:40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">
                <v:imagedata r:id="rId658" o:title=""/>
              </v:shape>
            </w:pict>
          </mc:Fallback>
        </mc:AlternateContent>
      </w:r>
      <w:r w:rsidR="002F308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A822C44" wp14:editId="5F648D33">
                <wp:simplePos x="0" y="0"/>
                <wp:positionH relativeFrom="column">
                  <wp:posOffset>120905</wp:posOffset>
                </wp:positionH>
                <wp:positionV relativeFrom="paragraph">
                  <wp:posOffset>2631292</wp:posOffset>
                </wp:positionV>
                <wp:extent cx="114840" cy="113760"/>
                <wp:effectExtent l="38100" t="57150" r="19050" b="5778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148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E7F9F" id="Ink 33" o:spid="_x0000_s1026" type="#_x0000_t75" style="position:absolute;margin-left:8.8pt;margin-top:206.5pt;width:10.5pt;height:10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">
                <v:imagedata r:id="rId660" o:title=""/>
              </v:shape>
            </w:pict>
          </mc:Fallback>
        </mc:AlternateContent>
      </w:r>
      <w:r w:rsidR="002F308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3ABFE52" wp14:editId="5DA8F40E">
                <wp:simplePos x="0" y="0"/>
                <wp:positionH relativeFrom="column">
                  <wp:posOffset>128105</wp:posOffset>
                </wp:positionH>
                <wp:positionV relativeFrom="paragraph">
                  <wp:posOffset>2709772</wp:posOffset>
                </wp:positionV>
                <wp:extent cx="104760" cy="170640"/>
                <wp:effectExtent l="38100" t="38100" r="48260" b="5842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0476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9D689" id="Ink 32" o:spid="_x0000_s1026" type="#_x0000_t75" style="position:absolute;margin-left:9.4pt;margin-top:212.65pt;width:9.7pt;height:14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">
                <v:imagedata r:id="rId662" o:title=""/>
              </v:shape>
            </w:pict>
          </mc:Fallback>
        </mc:AlternateContent>
      </w:r>
      <w:r w:rsidR="002F308C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8EB76FD" wp14:editId="6EEDB210">
                <wp:simplePos x="0" y="0"/>
                <wp:positionH relativeFrom="column">
                  <wp:posOffset>881945</wp:posOffset>
                </wp:positionH>
                <wp:positionV relativeFrom="paragraph">
                  <wp:posOffset>504420</wp:posOffset>
                </wp:positionV>
                <wp:extent cx="189000" cy="199080"/>
                <wp:effectExtent l="38100" t="38100" r="40005" b="4889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890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8448A" id="Ink 30" o:spid="_x0000_s1026" type="#_x0000_t75" style="position:absolute;margin-left:68.75pt;margin-top:39pt;width:16.35pt;height:17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">
                <v:imagedata r:id="rId664" o:title=""/>
              </v:shape>
            </w:pict>
          </mc:Fallback>
        </mc:AlternateContent>
      </w:r>
      <w:r w:rsidR="004F0C7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1E3647D" wp14:editId="4B9D7BDE">
                <wp:simplePos x="0" y="0"/>
                <wp:positionH relativeFrom="column">
                  <wp:posOffset>1416905</wp:posOffset>
                </wp:positionH>
                <wp:positionV relativeFrom="paragraph">
                  <wp:posOffset>273896</wp:posOffset>
                </wp:positionV>
                <wp:extent cx="427680" cy="249120"/>
                <wp:effectExtent l="38100" t="57150" r="0" b="558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42768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C0AA8" id="Ink 29" o:spid="_x0000_s1026" type="#_x0000_t75" style="position:absolute;margin-left:110.85pt;margin-top:20.85pt;width:35.1pt;height:2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">
                <v:imagedata r:id="rId666" o:title=""/>
              </v:shape>
            </w:pict>
          </mc:Fallback>
        </mc:AlternateContent>
      </w:r>
      <w:r w:rsidR="004F0C7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3BCC6DD" wp14:editId="5F08D41A">
                <wp:simplePos x="0" y="0"/>
                <wp:positionH relativeFrom="column">
                  <wp:posOffset>1460105</wp:posOffset>
                </wp:positionH>
                <wp:positionV relativeFrom="paragraph">
                  <wp:posOffset>493136</wp:posOffset>
                </wp:positionV>
                <wp:extent cx="57960" cy="120240"/>
                <wp:effectExtent l="38100" t="57150" r="56515" b="5143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79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5B257" id="Ink 28" o:spid="_x0000_s1026" type="#_x0000_t75" style="position:absolute;margin-left:114.25pt;margin-top:38.15pt;width:5.95pt;height:10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">
                <v:imagedata r:id="rId668" o:title=""/>
              </v:shape>
            </w:pict>
          </mc:Fallback>
        </mc:AlternateContent>
      </w:r>
      <w:r w:rsidR="004F0C7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96CDE8F" wp14:editId="4C580E7B">
                <wp:simplePos x="0" y="0"/>
                <wp:positionH relativeFrom="column">
                  <wp:posOffset>283625</wp:posOffset>
                </wp:positionH>
                <wp:positionV relativeFrom="paragraph">
                  <wp:posOffset>679616</wp:posOffset>
                </wp:positionV>
                <wp:extent cx="301680" cy="227880"/>
                <wp:effectExtent l="57150" t="57150" r="0" b="584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30168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68BEC" id="Ink 25" o:spid="_x0000_s1026" type="#_x0000_t75" style="position:absolute;margin-left:21.65pt;margin-top:52.8pt;width:25.15pt;height:19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">
                <v:imagedata r:id="rId670" o:title=""/>
              </v:shape>
            </w:pict>
          </mc:Fallback>
        </mc:AlternateContent>
      </w:r>
      <w:r w:rsidR="004F0C7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ECE835C" wp14:editId="706E1B7B">
                <wp:simplePos x="0" y="0"/>
                <wp:positionH relativeFrom="column">
                  <wp:posOffset>177785</wp:posOffset>
                </wp:positionH>
                <wp:positionV relativeFrom="paragraph">
                  <wp:posOffset>875816</wp:posOffset>
                </wp:positionV>
                <wp:extent cx="93960" cy="105840"/>
                <wp:effectExtent l="38100" t="57150" r="0" b="4699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939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BF658" id="Ink 24" o:spid="_x0000_s1026" type="#_x0000_t75" style="position:absolute;margin-left:13.3pt;margin-top:68.25pt;width:8.85pt;height:9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">
                <v:imagedata r:id="rId672" o:title=""/>
              </v:shape>
            </w:pict>
          </mc:Fallback>
        </mc:AlternateContent>
      </w:r>
      <w:r w:rsidR="004F0C7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F6B6286" wp14:editId="3ECC0208">
                <wp:simplePos x="0" y="0"/>
                <wp:positionH relativeFrom="column">
                  <wp:posOffset>-28495</wp:posOffset>
                </wp:positionH>
                <wp:positionV relativeFrom="paragraph">
                  <wp:posOffset>728576</wp:posOffset>
                </wp:positionV>
                <wp:extent cx="156600" cy="132840"/>
                <wp:effectExtent l="0" t="57150" r="15240" b="3873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566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44CFC" id="Ink 23" o:spid="_x0000_s1026" type="#_x0000_t75" style="position:absolute;margin-left:-2.95pt;margin-top:56.65pt;width:13.75pt;height:11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">
                <v:imagedata r:id="rId674" o:title=""/>
              </v:shape>
            </w:pict>
          </mc:Fallback>
        </mc:AlternateContent>
      </w:r>
      <w:r w:rsidR="004F0C7A">
        <w:rPr>
          <w:rFonts w:eastAsia="Times New Roman"/>
          <w:noProof/>
          <w:color w:val="FF0000"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457E21E" wp14:editId="439DB4B9">
                <wp:simplePos x="0" y="0"/>
                <wp:positionH relativeFrom="column">
                  <wp:posOffset>4625</wp:posOffset>
                </wp:positionH>
                <wp:positionV relativeFrom="paragraph">
                  <wp:posOffset>823256</wp:posOffset>
                </wp:positionV>
                <wp:extent cx="103680" cy="223200"/>
                <wp:effectExtent l="38100" t="38100" r="48895" b="4381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0368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E7F3B" id="Ink 22" o:spid="_x0000_s1026" type="#_x0000_t75" style="position:absolute;margin-left:-.35pt;margin-top:64.1pt;width:9.55pt;height:18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">
                <v:imagedata r:id="rId676" o:title=""/>
              </v:shape>
            </w:pict>
          </mc:Fallback>
        </mc:AlternateContent>
      </w:r>
    </w:p>
    <w:sectPr w:rsidR="002A550C" w:rsidRPr="002A550C" w:rsidSect="000C5EE4">
      <w:headerReference w:type="default" r:id="rId677"/>
      <w:footerReference w:type="default" r:id="rId678"/>
      <w:type w:val="continuous"/>
      <w:pgSz w:w="12240" w:h="15840"/>
      <w:pgMar w:top="1440" w:right="1440" w:bottom="1440" w:left="135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55895" w14:textId="77777777" w:rsidR="00163B01" w:rsidRDefault="00163B01" w:rsidP="00F31DFB">
      <w:pPr>
        <w:spacing w:after="0" w:line="240" w:lineRule="auto"/>
      </w:pPr>
      <w:r>
        <w:separator/>
      </w:r>
    </w:p>
  </w:endnote>
  <w:endnote w:type="continuationSeparator" w:id="0">
    <w:p w14:paraId="2CB8E1F6" w14:textId="77777777" w:rsidR="00163B01" w:rsidRDefault="00163B01" w:rsidP="00F31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DD02D" w14:textId="1533F93F" w:rsidR="009D77D0" w:rsidRDefault="00571923" w:rsidP="00EC59E4">
    <w:pPr>
      <w:pStyle w:val="Footer"/>
      <w:jc w:val="center"/>
      <w:rPr>
        <w:rStyle w:val="PageNumber"/>
      </w:rPr>
    </w:pPr>
    <w:r>
      <w:rPr>
        <w:rStyle w:val="PageNumber"/>
      </w:rPr>
      <w:t>I</w:t>
    </w:r>
    <w:r w:rsidR="009D77D0">
      <w:rPr>
        <w:rStyle w:val="PageNumber"/>
      </w:rPr>
      <w:t>CS</w:t>
    </w:r>
    <w:r w:rsidR="00480A88">
      <w:rPr>
        <w:rStyle w:val="PageNumber"/>
      </w:rPr>
      <w:t>I 4</w:t>
    </w:r>
    <w:r w:rsidR="006959CD">
      <w:rPr>
        <w:rStyle w:val="PageNumber"/>
      </w:rPr>
      <w:t>12</w:t>
    </w:r>
    <w:r w:rsidR="00480A88">
      <w:rPr>
        <w:rStyle w:val="PageNumber"/>
      </w:rPr>
      <w:t xml:space="preserve"> Operating Systems</w:t>
    </w:r>
    <w:r w:rsidR="009D77D0">
      <w:rPr>
        <w:rStyle w:val="PageNumber"/>
      </w:rPr>
      <w:t xml:space="preserve">        </w:t>
    </w:r>
    <w:r w:rsidR="006B21B6">
      <w:rPr>
        <w:rStyle w:val="PageNumber"/>
      </w:rPr>
      <w:t>Spring</w:t>
    </w:r>
    <w:r w:rsidR="009D77D0">
      <w:rPr>
        <w:rStyle w:val="PageNumber"/>
      </w:rPr>
      <w:t xml:space="preserve"> 20</w:t>
    </w:r>
    <w:r>
      <w:rPr>
        <w:rStyle w:val="PageNumber"/>
      </w:rPr>
      <w:t>2</w:t>
    </w:r>
    <w:r w:rsidR="006B21B6">
      <w:rPr>
        <w:rStyle w:val="PageNumber"/>
      </w:rPr>
      <w:t>2</w:t>
    </w:r>
    <w:r w:rsidR="009D77D0">
      <w:rPr>
        <w:rStyle w:val="PageNumber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27C50" w14:textId="77777777" w:rsidR="00163B01" w:rsidRDefault="00163B01" w:rsidP="00F31DFB">
      <w:pPr>
        <w:spacing w:after="0" w:line="240" w:lineRule="auto"/>
      </w:pPr>
      <w:r>
        <w:separator/>
      </w:r>
    </w:p>
  </w:footnote>
  <w:footnote w:type="continuationSeparator" w:id="0">
    <w:p w14:paraId="7B17D125" w14:textId="77777777" w:rsidR="00163B01" w:rsidRDefault="00163B01" w:rsidP="00F31D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C0B39" w14:textId="77777777" w:rsidR="009D77D0" w:rsidRPr="00F31DFB" w:rsidRDefault="009D77D0" w:rsidP="00F31DFB">
    <w:pPr>
      <w:widowControl w:val="0"/>
      <w:kinsoku w:val="0"/>
      <w:overflowPunct w:val="0"/>
      <w:autoSpaceDE w:val="0"/>
      <w:autoSpaceDN w:val="0"/>
      <w:adjustRightInd w:val="0"/>
      <w:spacing w:after="0" w:line="200" w:lineRule="atLeast"/>
      <w:ind w:left="6497"/>
      <w:rPr>
        <w:rFonts w:ascii="Times New Roman" w:hAnsi="Times New Roman"/>
        <w:szCs w:val="20"/>
      </w:rPr>
    </w:pPr>
  </w:p>
  <w:p w14:paraId="5B677AD9" w14:textId="77777777" w:rsidR="009D77D0" w:rsidRDefault="009D77D0" w:rsidP="00F31DFB">
    <w:pPr>
      <w:pStyle w:val="Header"/>
    </w:pPr>
  </w:p>
  <w:p w14:paraId="2BE0BB76" w14:textId="77777777" w:rsidR="009D77D0" w:rsidRDefault="009D77D0" w:rsidP="00F31D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C385F"/>
    <w:multiLevelType w:val="hybridMultilevel"/>
    <w:tmpl w:val="35B274DC"/>
    <w:lvl w:ilvl="0" w:tplc="6F9AFAFC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AFAE5CC6">
      <w:start w:val="1"/>
      <w:numFmt w:val="lowerLetter"/>
      <w:lvlText w:val="%2."/>
      <w:lvlJc w:val="left"/>
      <w:pPr>
        <w:ind w:left="72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23F3567C"/>
    <w:multiLevelType w:val="hybridMultilevel"/>
    <w:tmpl w:val="48ECE448"/>
    <w:lvl w:ilvl="0" w:tplc="04090017">
      <w:start w:val="1"/>
      <w:numFmt w:val="lowerLetter"/>
      <w:lvlText w:val="%1)"/>
      <w:lvlJc w:val="left"/>
      <w:pPr>
        <w:ind w:left="1210" w:hanging="360"/>
      </w:pPr>
      <w:rPr>
        <w:rFonts w:hint="default"/>
        <w:color w:val="000000"/>
        <w:sz w:val="24"/>
      </w:rPr>
    </w:lvl>
    <w:lvl w:ilvl="1" w:tplc="04090003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" w15:restartNumberingAfterBreak="0">
    <w:nsid w:val="523C0C7F"/>
    <w:multiLevelType w:val="hybridMultilevel"/>
    <w:tmpl w:val="CC8CD6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F474F1"/>
    <w:multiLevelType w:val="hybridMultilevel"/>
    <w:tmpl w:val="70F62E24"/>
    <w:lvl w:ilvl="0" w:tplc="10090013">
      <w:start w:val="1"/>
      <w:numFmt w:val="upperRoman"/>
      <w:lvlText w:val="%1."/>
      <w:lvlJc w:val="right"/>
      <w:pPr>
        <w:ind w:left="1210" w:hanging="360"/>
      </w:pPr>
      <w:rPr>
        <w:rFonts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4" w15:restartNumberingAfterBreak="0">
    <w:nsid w:val="5E3738BC"/>
    <w:multiLevelType w:val="hybridMultilevel"/>
    <w:tmpl w:val="84D43C64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IdMacAtCleanup w:val="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loyd-Jones, Thomas J">
    <w15:presenceInfo w15:providerId="None" w15:userId="Lloyd-Jones, Thomas J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7B7"/>
    <w:rsid w:val="000022D2"/>
    <w:rsid w:val="0000602E"/>
    <w:rsid w:val="00006EFD"/>
    <w:rsid w:val="0001771F"/>
    <w:rsid w:val="000233D1"/>
    <w:rsid w:val="00024CCD"/>
    <w:rsid w:val="000253F6"/>
    <w:rsid w:val="00025524"/>
    <w:rsid w:val="00032D30"/>
    <w:rsid w:val="00036D99"/>
    <w:rsid w:val="00037E6D"/>
    <w:rsid w:val="00040D71"/>
    <w:rsid w:val="000418A1"/>
    <w:rsid w:val="00043EA2"/>
    <w:rsid w:val="000454DC"/>
    <w:rsid w:val="00045710"/>
    <w:rsid w:val="00046B99"/>
    <w:rsid w:val="00050CD9"/>
    <w:rsid w:val="00050EC6"/>
    <w:rsid w:val="00051E7C"/>
    <w:rsid w:val="0005254D"/>
    <w:rsid w:val="000539AB"/>
    <w:rsid w:val="0005773C"/>
    <w:rsid w:val="00057EA0"/>
    <w:rsid w:val="00067697"/>
    <w:rsid w:val="000701BA"/>
    <w:rsid w:val="000736A9"/>
    <w:rsid w:val="00077140"/>
    <w:rsid w:val="00080D67"/>
    <w:rsid w:val="00084834"/>
    <w:rsid w:val="00086D4D"/>
    <w:rsid w:val="00086F9B"/>
    <w:rsid w:val="00087015"/>
    <w:rsid w:val="00090C05"/>
    <w:rsid w:val="000917B9"/>
    <w:rsid w:val="000A1C78"/>
    <w:rsid w:val="000A333F"/>
    <w:rsid w:val="000B10B1"/>
    <w:rsid w:val="000B1183"/>
    <w:rsid w:val="000B5FF1"/>
    <w:rsid w:val="000B7D1C"/>
    <w:rsid w:val="000C2B26"/>
    <w:rsid w:val="000C5EE4"/>
    <w:rsid w:val="000D11C8"/>
    <w:rsid w:val="000D4E5C"/>
    <w:rsid w:val="000D760F"/>
    <w:rsid w:val="000E014B"/>
    <w:rsid w:val="000E03EF"/>
    <w:rsid w:val="000E115F"/>
    <w:rsid w:val="000E5621"/>
    <w:rsid w:val="000F1E42"/>
    <w:rsid w:val="000F2512"/>
    <w:rsid w:val="000F2FD3"/>
    <w:rsid w:val="000F357C"/>
    <w:rsid w:val="000F3F80"/>
    <w:rsid w:val="000F48A4"/>
    <w:rsid w:val="000F5852"/>
    <w:rsid w:val="000F5FC3"/>
    <w:rsid w:val="000F6BD1"/>
    <w:rsid w:val="0010608C"/>
    <w:rsid w:val="00106915"/>
    <w:rsid w:val="00106D1F"/>
    <w:rsid w:val="00112722"/>
    <w:rsid w:val="00112B6A"/>
    <w:rsid w:val="00117685"/>
    <w:rsid w:val="001229F2"/>
    <w:rsid w:val="00125E15"/>
    <w:rsid w:val="00126C4D"/>
    <w:rsid w:val="00127D3B"/>
    <w:rsid w:val="001302A9"/>
    <w:rsid w:val="00136C0A"/>
    <w:rsid w:val="00140141"/>
    <w:rsid w:val="001410D1"/>
    <w:rsid w:val="00141F87"/>
    <w:rsid w:val="00142236"/>
    <w:rsid w:val="00142264"/>
    <w:rsid w:val="001465DD"/>
    <w:rsid w:val="001500BC"/>
    <w:rsid w:val="00152621"/>
    <w:rsid w:val="0015598B"/>
    <w:rsid w:val="001575BF"/>
    <w:rsid w:val="00161E43"/>
    <w:rsid w:val="00162F87"/>
    <w:rsid w:val="00163B01"/>
    <w:rsid w:val="00165670"/>
    <w:rsid w:val="001656B4"/>
    <w:rsid w:val="00170C7C"/>
    <w:rsid w:val="00170E80"/>
    <w:rsid w:val="00171853"/>
    <w:rsid w:val="00172BD2"/>
    <w:rsid w:val="00174747"/>
    <w:rsid w:val="00177AF8"/>
    <w:rsid w:val="001875D8"/>
    <w:rsid w:val="00190FF8"/>
    <w:rsid w:val="001910F4"/>
    <w:rsid w:val="00191A5D"/>
    <w:rsid w:val="0019448F"/>
    <w:rsid w:val="001A0707"/>
    <w:rsid w:val="001A158B"/>
    <w:rsid w:val="001A5DB3"/>
    <w:rsid w:val="001B35A1"/>
    <w:rsid w:val="001B65EA"/>
    <w:rsid w:val="001C1218"/>
    <w:rsid w:val="001C26BA"/>
    <w:rsid w:val="001C469D"/>
    <w:rsid w:val="001C656F"/>
    <w:rsid w:val="001C6D52"/>
    <w:rsid w:val="001C785B"/>
    <w:rsid w:val="001D2EED"/>
    <w:rsid w:val="001D3DA9"/>
    <w:rsid w:val="001D50C7"/>
    <w:rsid w:val="001D565E"/>
    <w:rsid w:val="001D7291"/>
    <w:rsid w:val="001E0968"/>
    <w:rsid w:val="001E12FF"/>
    <w:rsid w:val="001E66C1"/>
    <w:rsid w:val="001E69DC"/>
    <w:rsid w:val="001F03DF"/>
    <w:rsid w:val="001F1B37"/>
    <w:rsid w:val="001F5A84"/>
    <w:rsid w:val="001F65C6"/>
    <w:rsid w:val="00203F37"/>
    <w:rsid w:val="00204D5F"/>
    <w:rsid w:val="002078F1"/>
    <w:rsid w:val="0021089B"/>
    <w:rsid w:val="002141AC"/>
    <w:rsid w:val="002141B3"/>
    <w:rsid w:val="00217A70"/>
    <w:rsid w:val="00220201"/>
    <w:rsid w:val="00222A17"/>
    <w:rsid w:val="00225088"/>
    <w:rsid w:val="00226F31"/>
    <w:rsid w:val="00227BAB"/>
    <w:rsid w:val="002313D0"/>
    <w:rsid w:val="0023620E"/>
    <w:rsid w:val="00240238"/>
    <w:rsid w:val="00243546"/>
    <w:rsid w:val="00243A78"/>
    <w:rsid w:val="002452AD"/>
    <w:rsid w:val="002501E4"/>
    <w:rsid w:val="002620CA"/>
    <w:rsid w:val="00265E99"/>
    <w:rsid w:val="00271A33"/>
    <w:rsid w:val="00274689"/>
    <w:rsid w:val="00274EBE"/>
    <w:rsid w:val="00276ACC"/>
    <w:rsid w:val="002778D2"/>
    <w:rsid w:val="002805C9"/>
    <w:rsid w:val="002826A1"/>
    <w:rsid w:val="002955B3"/>
    <w:rsid w:val="00296B40"/>
    <w:rsid w:val="002972E3"/>
    <w:rsid w:val="002A0BA2"/>
    <w:rsid w:val="002A47B7"/>
    <w:rsid w:val="002A550C"/>
    <w:rsid w:val="002A7371"/>
    <w:rsid w:val="002B002C"/>
    <w:rsid w:val="002B0BA9"/>
    <w:rsid w:val="002B313B"/>
    <w:rsid w:val="002B3335"/>
    <w:rsid w:val="002B517E"/>
    <w:rsid w:val="002C1BC9"/>
    <w:rsid w:val="002C1D11"/>
    <w:rsid w:val="002C3177"/>
    <w:rsid w:val="002D098C"/>
    <w:rsid w:val="002D224D"/>
    <w:rsid w:val="002D2C56"/>
    <w:rsid w:val="002D3588"/>
    <w:rsid w:val="002D4F97"/>
    <w:rsid w:val="002E3DAA"/>
    <w:rsid w:val="002E5CA1"/>
    <w:rsid w:val="002E6C77"/>
    <w:rsid w:val="002E6FF1"/>
    <w:rsid w:val="002F308C"/>
    <w:rsid w:val="002F353E"/>
    <w:rsid w:val="002F44E3"/>
    <w:rsid w:val="002F5CFF"/>
    <w:rsid w:val="003006F6"/>
    <w:rsid w:val="00301C3A"/>
    <w:rsid w:val="00301E72"/>
    <w:rsid w:val="00303975"/>
    <w:rsid w:val="003044DB"/>
    <w:rsid w:val="00304739"/>
    <w:rsid w:val="00307BEB"/>
    <w:rsid w:val="0031162F"/>
    <w:rsid w:val="00311716"/>
    <w:rsid w:val="003130E1"/>
    <w:rsid w:val="00317129"/>
    <w:rsid w:val="00320957"/>
    <w:rsid w:val="003212F3"/>
    <w:rsid w:val="00322625"/>
    <w:rsid w:val="00323F37"/>
    <w:rsid w:val="00330F90"/>
    <w:rsid w:val="003338AD"/>
    <w:rsid w:val="00335110"/>
    <w:rsid w:val="00335F43"/>
    <w:rsid w:val="00337E6E"/>
    <w:rsid w:val="0034130F"/>
    <w:rsid w:val="00341A13"/>
    <w:rsid w:val="003428C6"/>
    <w:rsid w:val="0034449A"/>
    <w:rsid w:val="003445E1"/>
    <w:rsid w:val="0035313A"/>
    <w:rsid w:val="00356A8A"/>
    <w:rsid w:val="00362192"/>
    <w:rsid w:val="00364DB1"/>
    <w:rsid w:val="00370B9D"/>
    <w:rsid w:val="00371455"/>
    <w:rsid w:val="00376935"/>
    <w:rsid w:val="003859BB"/>
    <w:rsid w:val="00386662"/>
    <w:rsid w:val="0038716B"/>
    <w:rsid w:val="003876EF"/>
    <w:rsid w:val="00387ABF"/>
    <w:rsid w:val="00392904"/>
    <w:rsid w:val="00393737"/>
    <w:rsid w:val="00393F1F"/>
    <w:rsid w:val="003942FF"/>
    <w:rsid w:val="00395987"/>
    <w:rsid w:val="003A042B"/>
    <w:rsid w:val="003B3F51"/>
    <w:rsid w:val="003B72A9"/>
    <w:rsid w:val="003B7D93"/>
    <w:rsid w:val="003C1EB8"/>
    <w:rsid w:val="003C3527"/>
    <w:rsid w:val="003C43B6"/>
    <w:rsid w:val="003C56E5"/>
    <w:rsid w:val="003C752D"/>
    <w:rsid w:val="003D03F1"/>
    <w:rsid w:val="003D0663"/>
    <w:rsid w:val="003D1DB1"/>
    <w:rsid w:val="003D7F0B"/>
    <w:rsid w:val="003E13FD"/>
    <w:rsid w:val="003E1D3C"/>
    <w:rsid w:val="003F2CD5"/>
    <w:rsid w:val="003F7C60"/>
    <w:rsid w:val="00400370"/>
    <w:rsid w:val="004075B4"/>
    <w:rsid w:val="00407FC4"/>
    <w:rsid w:val="00415D4E"/>
    <w:rsid w:val="0041685E"/>
    <w:rsid w:val="00417FF6"/>
    <w:rsid w:val="0042198E"/>
    <w:rsid w:val="004223E3"/>
    <w:rsid w:val="004258AC"/>
    <w:rsid w:val="00431E53"/>
    <w:rsid w:val="004340E5"/>
    <w:rsid w:val="004358EE"/>
    <w:rsid w:val="00437C42"/>
    <w:rsid w:val="00441284"/>
    <w:rsid w:val="004413E6"/>
    <w:rsid w:val="00445389"/>
    <w:rsid w:val="0044729E"/>
    <w:rsid w:val="0044741D"/>
    <w:rsid w:val="004528E7"/>
    <w:rsid w:val="004531A8"/>
    <w:rsid w:val="0045563B"/>
    <w:rsid w:val="0046132C"/>
    <w:rsid w:val="00461E4F"/>
    <w:rsid w:val="004674E3"/>
    <w:rsid w:val="0046776C"/>
    <w:rsid w:val="00475219"/>
    <w:rsid w:val="00475AF6"/>
    <w:rsid w:val="00476B53"/>
    <w:rsid w:val="0047721D"/>
    <w:rsid w:val="00480A88"/>
    <w:rsid w:val="004812F1"/>
    <w:rsid w:val="00484242"/>
    <w:rsid w:val="00487CB8"/>
    <w:rsid w:val="0049121A"/>
    <w:rsid w:val="004918CC"/>
    <w:rsid w:val="00491BB7"/>
    <w:rsid w:val="00494677"/>
    <w:rsid w:val="004955EB"/>
    <w:rsid w:val="004A34CB"/>
    <w:rsid w:val="004A4EF7"/>
    <w:rsid w:val="004A559E"/>
    <w:rsid w:val="004B16ED"/>
    <w:rsid w:val="004B3439"/>
    <w:rsid w:val="004B5874"/>
    <w:rsid w:val="004B5EA4"/>
    <w:rsid w:val="004B72F3"/>
    <w:rsid w:val="004B7715"/>
    <w:rsid w:val="004D0152"/>
    <w:rsid w:val="004D11D7"/>
    <w:rsid w:val="004D363D"/>
    <w:rsid w:val="004D5600"/>
    <w:rsid w:val="004D7B3D"/>
    <w:rsid w:val="004E0A65"/>
    <w:rsid w:val="004E7AF5"/>
    <w:rsid w:val="004F09DA"/>
    <w:rsid w:val="004F0C7A"/>
    <w:rsid w:val="004F2C9E"/>
    <w:rsid w:val="004F339D"/>
    <w:rsid w:val="004F470E"/>
    <w:rsid w:val="004F50C5"/>
    <w:rsid w:val="0050137B"/>
    <w:rsid w:val="00506888"/>
    <w:rsid w:val="00512281"/>
    <w:rsid w:val="00516C6A"/>
    <w:rsid w:val="00522C79"/>
    <w:rsid w:val="00525258"/>
    <w:rsid w:val="00526239"/>
    <w:rsid w:val="00530E6E"/>
    <w:rsid w:val="00534737"/>
    <w:rsid w:val="005359A1"/>
    <w:rsid w:val="0053615F"/>
    <w:rsid w:val="00536C19"/>
    <w:rsid w:val="005405AD"/>
    <w:rsid w:val="00540867"/>
    <w:rsid w:val="005409A3"/>
    <w:rsid w:val="00540C86"/>
    <w:rsid w:val="00541C77"/>
    <w:rsid w:val="00545B2F"/>
    <w:rsid w:val="005503EC"/>
    <w:rsid w:val="00550F32"/>
    <w:rsid w:val="00554A96"/>
    <w:rsid w:val="00554CEC"/>
    <w:rsid w:val="00556B61"/>
    <w:rsid w:val="0056509E"/>
    <w:rsid w:val="005654A1"/>
    <w:rsid w:val="00565551"/>
    <w:rsid w:val="00565DC4"/>
    <w:rsid w:val="00571923"/>
    <w:rsid w:val="00571C87"/>
    <w:rsid w:val="00573DAD"/>
    <w:rsid w:val="00577A3A"/>
    <w:rsid w:val="00580AF7"/>
    <w:rsid w:val="0058300C"/>
    <w:rsid w:val="005836C0"/>
    <w:rsid w:val="00583CB9"/>
    <w:rsid w:val="005863CE"/>
    <w:rsid w:val="0058670E"/>
    <w:rsid w:val="0058765B"/>
    <w:rsid w:val="005920F7"/>
    <w:rsid w:val="00592523"/>
    <w:rsid w:val="005925E5"/>
    <w:rsid w:val="005A1032"/>
    <w:rsid w:val="005A39F9"/>
    <w:rsid w:val="005A4E24"/>
    <w:rsid w:val="005A55C6"/>
    <w:rsid w:val="005A72BA"/>
    <w:rsid w:val="005B065F"/>
    <w:rsid w:val="005B33B4"/>
    <w:rsid w:val="005C4A9F"/>
    <w:rsid w:val="005C7998"/>
    <w:rsid w:val="005D1873"/>
    <w:rsid w:val="005D1A7A"/>
    <w:rsid w:val="005D5407"/>
    <w:rsid w:val="005E067E"/>
    <w:rsid w:val="005E2A74"/>
    <w:rsid w:val="005E3841"/>
    <w:rsid w:val="005E4E0D"/>
    <w:rsid w:val="005E54CF"/>
    <w:rsid w:val="005E6EED"/>
    <w:rsid w:val="005E74D9"/>
    <w:rsid w:val="005E7D6E"/>
    <w:rsid w:val="005E7F82"/>
    <w:rsid w:val="005F04C2"/>
    <w:rsid w:val="005F1339"/>
    <w:rsid w:val="005F2444"/>
    <w:rsid w:val="005F4AA7"/>
    <w:rsid w:val="005F5D51"/>
    <w:rsid w:val="00602F74"/>
    <w:rsid w:val="0060469D"/>
    <w:rsid w:val="006051D8"/>
    <w:rsid w:val="0060737C"/>
    <w:rsid w:val="00607B5E"/>
    <w:rsid w:val="00610A8A"/>
    <w:rsid w:val="0061399B"/>
    <w:rsid w:val="006142B2"/>
    <w:rsid w:val="00616589"/>
    <w:rsid w:val="0062024C"/>
    <w:rsid w:val="0062383F"/>
    <w:rsid w:val="006246A2"/>
    <w:rsid w:val="0062685D"/>
    <w:rsid w:val="00626C04"/>
    <w:rsid w:val="00631864"/>
    <w:rsid w:val="006408C1"/>
    <w:rsid w:val="0064355D"/>
    <w:rsid w:val="00643B87"/>
    <w:rsid w:val="006451EE"/>
    <w:rsid w:val="00652A52"/>
    <w:rsid w:val="006545A4"/>
    <w:rsid w:val="00657B75"/>
    <w:rsid w:val="00663A8B"/>
    <w:rsid w:val="00664EDB"/>
    <w:rsid w:val="00665677"/>
    <w:rsid w:val="00665C0A"/>
    <w:rsid w:val="006666B4"/>
    <w:rsid w:val="0066735F"/>
    <w:rsid w:val="00672A91"/>
    <w:rsid w:val="00674643"/>
    <w:rsid w:val="006768B3"/>
    <w:rsid w:val="00680286"/>
    <w:rsid w:val="0068087A"/>
    <w:rsid w:val="0068217E"/>
    <w:rsid w:val="00682702"/>
    <w:rsid w:val="0068317A"/>
    <w:rsid w:val="00686EFA"/>
    <w:rsid w:val="006870A2"/>
    <w:rsid w:val="00693D30"/>
    <w:rsid w:val="00693FAA"/>
    <w:rsid w:val="0069533C"/>
    <w:rsid w:val="006959CD"/>
    <w:rsid w:val="00696B2A"/>
    <w:rsid w:val="006A289F"/>
    <w:rsid w:val="006A36A1"/>
    <w:rsid w:val="006A5F85"/>
    <w:rsid w:val="006B031C"/>
    <w:rsid w:val="006B21B6"/>
    <w:rsid w:val="006B27E1"/>
    <w:rsid w:val="006C00AB"/>
    <w:rsid w:val="006C21A8"/>
    <w:rsid w:val="006C38EC"/>
    <w:rsid w:val="006D011D"/>
    <w:rsid w:val="006D221E"/>
    <w:rsid w:val="006D258A"/>
    <w:rsid w:val="006D3534"/>
    <w:rsid w:val="006E0BE7"/>
    <w:rsid w:val="006E33F5"/>
    <w:rsid w:val="006E5D33"/>
    <w:rsid w:val="006E64D4"/>
    <w:rsid w:val="006F1605"/>
    <w:rsid w:val="006F483F"/>
    <w:rsid w:val="006F5510"/>
    <w:rsid w:val="006F65F3"/>
    <w:rsid w:val="006F6CE1"/>
    <w:rsid w:val="0070391D"/>
    <w:rsid w:val="00703FCC"/>
    <w:rsid w:val="00705A0F"/>
    <w:rsid w:val="00705A7B"/>
    <w:rsid w:val="007127FC"/>
    <w:rsid w:val="00715582"/>
    <w:rsid w:val="00720996"/>
    <w:rsid w:val="00724124"/>
    <w:rsid w:val="00725FD2"/>
    <w:rsid w:val="00731F1B"/>
    <w:rsid w:val="00732B13"/>
    <w:rsid w:val="00733203"/>
    <w:rsid w:val="0073519C"/>
    <w:rsid w:val="0073734D"/>
    <w:rsid w:val="00740DC6"/>
    <w:rsid w:val="0074642E"/>
    <w:rsid w:val="007477B1"/>
    <w:rsid w:val="00747C4E"/>
    <w:rsid w:val="007514A6"/>
    <w:rsid w:val="00752D26"/>
    <w:rsid w:val="00756349"/>
    <w:rsid w:val="00763BE1"/>
    <w:rsid w:val="00763E8F"/>
    <w:rsid w:val="0076695B"/>
    <w:rsid w:val="0077502F"/>
    <w:rsid w:val="00780BD4"/>
    <w:rsid w:val="007813FE"/>
    <w:rsid w:val="00784140"/>
    <w:rsid w:val="00785BE1"/>
    <w:rsid w:val="007917E9"/>
    <w:rsid w:val="00792A0E"/>
    <w:rsid w:val="00796126"/>
    <w:rsid w:val="007A065A"/>
    <w:rsid w:val="007A0DDD"/>
    <w:rsid w:val="007A1E44"/>
    <w:rsid w:val="007A2964"/>
    <w:rsid w:val="007A4305"/>
    <w:rsid w:val="007A7EF3"/>
    <w:rsid w:val="007B055F"/>
    <w:rsid w:val="007B2540"/>
    <w:rsid w:val="007B7E1F"/>
    <w:rsid w:val="007C0AFD"/>
    <w:rsid w:val="007C4F12"/>
    <w:rsid w:val="007C543B"/>
    <w:rsid w:val="007C6188"/>
    <w:rsid w:val="007D0870"/>
    <w:rsid w:val="007D4A1A"/>
    <w:rsid w:val="007D4D5C"/>
    <w:rsid w:val="007D51CE"/>
    <w:rsid w:val="007D5982"/>
    <w:rsid w:val="007D70B7"/>
    <w:rsid w:val="007D7C76"/>
    <w:rsid w:val="007E1D33"/>
    <w:rsid w:val="007E3B83"/>
    <w:rsid w:val="007E5334"/>
    <w:rsid w:val="007F5466"/>
    <w:rsid w:val="007F64F0"/>
    <w:rsid w:val="00801962"/>
    <w:rsid w:val="00802C05"/>
    <w:rsid w:val="00803294"/>
    <w:rsid w:val="00804D59"/>
    <w:rsid w:val="00805E56"/>
    <w:rsid w:val="008117D5"/>
    <w:rsid w:val="00812521"/>
    <w:rsid w:val="00812E3E"/>
    <w:rsid w:val="00813865"/>
    <w:rsid w:val="0081406E"/>
    <w:rsid w:val="0082127B"/>
    <w:rsid w:val="00821566"/>
    <w:rsid w:val="00823D0F"/>
    <w:rsid w:val="00827C6A"/>
    <w:rsid w:val="00827CFB"/>
    <w:rsid w:val="00831182"/>
    <w:rsid w:val="0083299F"/>
    <w:rsid w:val="00834E5F"/>
    <w:rsid w:val="00834F35"/>
    <w:rsid w:val="00837D6A"/>
    <w:rsid w:val="00840B39"/>
    <w:rsid w:val="00841590"/>
    <w:rsid w:val="00843D86"/>
    <w:rsid w:val="00844417"/>
    <w:rsid w:val="00844F20"/>
    <w:rsid w:val="00851FB0"/>
    <w:rsid w:val="00854B43"/>
    <w:rsid w:val="00863515"/>
    <w:rsid w:val="00864255"/>
    <w:rsid w:val="008749E0"/>
    <w:rsid w:val="00883DEA"/>
    <w:rsid w:val="0088632C"/>
    <w:rsid w:val="008867AF"/>
    <w:rsid w:val="00887A82"/>
    <w:rsid w:val="00887DC5"/>
    <w:rsid w:val="008909CB"/>
    <w:rsid w:val="0089132B"/>
    <w:rsid w:val="00892326"/>
    <w:rsid w:val="0089418B"/>
    <w:rsid w:val="008A139C"/>
    <w:rsid w:val="008A1CC1"/>
    <w:rsid w:val="008A5AC0"/>
    <w:rsid w:val="008B32CE"/>
    <w:rsid w:val="008B3CDD"/>
    <w:rsid w:val="008B6D9E"/>
    <w:rsid w:val="008C3BD0"/>
    <w:rsid w:val="008C537D"/>
    <w:rsid w:val="008C55D9"/>
    <w:rsid w:val="008C707D"/>
    <w:rsid w:val="008D3ECC"/>
    <w:rsid w:val="008E6DED"/>
    <w:rsid w:val="008F38B0"/>
    <w:rsid w:val="008F3A75"/>
    <w:rsid w:val="009008F3"/>
    <w:rsid w:val="009036AB"/>
    <w:rsid w:val="009041AE"/>
    <w:rsid w:val="0090576C"/>
    <w:rsid w:val="0091353E"/>
    <w:rsid w:val="00914E3E"/>
    <w:rsid w:val="0092520C"/>
    <w:rsid w:val="0093051A"/>
    <w:rsid w:val="009308B8"/>
    <w:rsid w:val="0093652C"/>
    <w:rsid w:val="00937778"/>
    <w:rsid w:val="00941085"/>
    <w:rsid w:val="00942A5D"/>
    <w:rsid w:val="009501E0"/>
    <w:rsid w:val="009638D8"/>
    <w:rsid w:val="00967840"/>
    <w:rsid w:val="00970D19"/>
    <w:rsid w:val="0097256D"/>
    <w:rsid w:val="00973D6C"/>
    <w:rsid w:val="009740A4"/>
    <w:rsid w:val="0097522D"/>
    <w:rsid w:val="00985365"/>
    <w:rsid w:val="00987919"/>
    <w:rsid w:val="0098798B"/>
    <w:rsid w:val="0099047C"/>
    <w:rsid w:val="00991F76"/>
    <w:rsid w:val="009941D2"/>
    <w:rsid w:val="00994A05"/>
    <w:rsid w:val="00994B34"/>
    <w:rsid w:val="00996097"/>
    <w:rsid w:val="00997F5F"/>
    <w:rsid w:val="009A19A4"/>
    <w:rsid w:val="009A3312"/>
    <w:rsid w:val="009B022B"/>
    <w:rsid w:val="009B12D0"/>
    <w:rsid w:val="009B14B5"/>
    <w:rsid w:val="009B2C71"/>
    <w:rsid w:val="009B2DDB"/>
    <w:rsid w:val="009B4EEE"/>
    <w:rsid w:val="009B4F7A"/>
    <w:rsid w:val="009B6336"/>
    <w:rsid w:val="009C2D25"/>
    <w:rsid w:val="009C411D"/>
    <w:rsid w:val="009C5186"/>
    <w:rsid w:val="009D0074"/>
    <w:rsid w:val="009D1C59"/>
    <w:rsid w:val="009D26CE"/>
    <w:rsid w:val="009D77D0"/>
    <w:rsid w:val="009E1FAC"/>
    <w:rsid w:val="009E237D"/>
    <w:rsid w:val="009F2EDE"/>
    <w:rsid w:val="009F348C"/>
    <w:rsid w:val="009F3A94"/>
    <w:rsid w:val="009F69C9"/>
    <w:rsid w:val="00A01A5A"/>
    <w:rsid w:val="00A024A9"/>
    <w:rsid w:val="00A02DC3"/>
    <w:rsid w:val="00A02F69"/>
    <w:rsid w:val="00A033C5"/>
    <w:rsid w:val="00A0587B"/>
    <w:rsid w:val="00A076DA"/>
    <w:rsid w:val="00A10FAE"/>
    <w:rsid w:val="00A13555"/>
    <w:rsid w:val="00A1362B"/>
    <w:rsid w:val="00A2109E"/>
    <w:rsid w:val="00A2201B"/>
    <w:rsid w:val="00A23DB7"/>
    <w:rsid w:val="00A2491B"/>
    <w:rsid w:val="00A2761E"/>
    <w:rsid w:val="00A278AB"/>
    <w:rsid w:val="00A3074F"/>
    <w:rsid w:val="00A30A9E"/>
    <w:rsid w:val="00A31C5B"/>
    <w:rsid w:val="00A31D3B"/>
    <w:rsid w:val="00A33629"/>
    <w:rsid w:val="00A3559D"/>
    <w:rsid w:val="00A42D84"/>
    <w:rsid w:val="00A4400B"/>
    <w:rsid w:val="00A45B9C"/>
    <w:rsid w:val="00A5044D"/>
    <w:rsid w:val="00A510E4"/>
    <w:rsid w:val="00A571BD"/>
    <w:rsid w:val="00A6016A"/>
    <w:rsid w:val="00A71538"/>
    <w:rsid w:val="00A73415"/>
    <w:rsid w:val="00A745E6"/>
    <w:rsid w:val="00A74781"/>
    <w:rsid w:val="00A74E6B"/>
    <w:rsid w:val="00A7725E"/>
    <w:rsid w:val="00A84DAF"/>
    <w:rsid w:val="00A86F7C"/>
    <w:rsid w:val="00A87971"/>
    <w:rsid w:val="00A91267"/>
    <w:rsid w:val="00A91A35"/>
    <w:rsid w:val="00A91C4A"/>
    <w:rsid w:val="00A91CBB"/>
    <w:rsid w:val="00A956AB"/>
    <w:rsid w:val="00AA54CF"/>
    <w:rsid w:val="00AA70F7"/>
    <w:rsid w:val="00AB4E2D"/>
    <w:rsid w:val="00AB6003"/>
    <w:rsid w:val="00AB65C7"/>
    <w:rsid w:val="00AB7051"/>
    <w:rsid w:val="00AC1935"/>
    <w:rsid w:val="00AC4C5F"/>
    <w:rsid w:val="00AC6C16"/>
    <w:rsid w:val="00AD0E16"/>
    <w:rsid w:val="00AD30D2"/>
    <w:rsid w:val="00AD38F2"/>
    <w:rsid w:val="00AD5B07"/>
    <w:rsid w:val="00AD61BA"/>
    <w:rsid w:val="00AD7219"/>
    <w:rsid w:val="00AE12D0"/>
    <w:rsid w:val="00AE334A"/>
    <w:rsid w:val="00AE4626"/>
    <w:rsid w:val="00AF06B5"/>
    <w:rsid w:val="00AF2C19"/>
    <w:rsid w:val="00AF4A24"/>
    <w:rsid w:val="00AF560A"/>
    <w:rsid w:val="00AF73A1"/>
    <w:rsid w:val="00AF7EB4"/>
    <w:rsid w:val="00B04A7C"/>
    <w:rsid w:val="00B0554F"/>
    <w:rsid w:val="00B05B62"/>
    <w:rsid w:val="00B068AC"/>
    <w:rsid w:val="00B10238"/>
    <w:rsid w:val="00B1110A"/>
    <w:rsid w:val="00B1185B"/>
    <w:rsid w:val="00B124B1"/>
    <w:rsid w:val="00B1368F"/>
    <w:rsid w:val="00B13A76"/>
    <w:rsid w:val="00B14401"/>
    <w:rsid w:val="00B1775B"/>
    <w:rsid w:val="00B21692"/>
    <w:rsid w:val="00B23F93"/>
    <w:rsid w:val="00B2525E"/>
    <w:rsid w:val="00B254E1"/>
    <w:rsid w:val="00B25DAC"/>
    <w:rsid w:val="00B26730"/>
    <w:rsid w:val="00B314BD"/>
    <w:rsid w:val="00B32E3B"/>
    <w:rsid w:val="00B34452"/>
    <w:rsid w:val="00B4432D"/>
    <w:rsid w:val="00B44D1A"/>
    <w:rsid w:val="00B46DBA"/>
    <w:rsid w:val="00B47AEF"/>
    <w:rsid w:val="00B57522"/>
    <w:rsid w:val="00B70932"/>
    <w:rsid w:val="00B734E3"/>
    <w:rsid w:val="00B73F63"/>
    <w:rsid w:val="00B745DD"/>
    <w:rsid w:val="00B75781"/>
    <w:rsid w:val="00B7726F"/>
    <w:rsid w:val="00B81A7D"/>
    <w:rsid w:val="00B869EB"/>
    <w:rsid w:val="00B92290"/>
    <w:rsid w:val="00B92C8E"/>
    <w:rsid w:val="00B959C9"/>
    <w:rsid w:val="00BA101F"/>
    <w:rsid w:val="00BA15D8"/>
    <w:rsid w:val="00BA17AF"/>
    <w:rsid w:val="00BA77FC"/>
    <w:rsid w:val="00BB28E6"/>
    <w:rsid w:val="00BB5A71"/>
    <w:rsid w:val="00BB7A71"/>
    <w:rsid w:val="00BC0205"/>
    <w:rsid w:val="00BC0442"/>
    <w:rsid w:val="00BC451F"/>
    <w:rsid w:val="00BC739C"/>
    <w:rsid w:val="00BD00DA"/>
    <w:rsid w:val="00BD05C2"/>
    <w:rsid w:val="00BD18A6"/>
    <w:rsid w:val="00BD4788"/>
    <w:rsid w:val="00BD4999"/>
    <w:rsid w:val="00BE2744"/>
    <w:rsid w:val="00BE42C7"/>
    <w:rsid w:val="00BE4B3A"/>
    <w:rsid w:val="00BE7B01"/>
    <w:rsid w:val="00BF38D6"/>
    <w:rsid w:val="00BF4BD2"/>
    <w:rsid w:val="00BF5CC7"/>
    <w:rsid w:val="00BF6DA9"/>
    <w:rsid w:val="00C01D54"/>
    <w:rsid w:val="00C03CAF"/>
    <w:rsid w:val="00C06698"/>
    <w:rsid w:val="00C11525"/>
    <w:rsid w:val="00C13F8E"/>
    <w:rsid w:val="00C20350"/>
    <w:rsid w:val="00C26DFC"/>
    <w:rsid w:val="00C33823"/>
    <w:rsid w:val="00C34D13"/>
    <w:rsid w:val="00C41BDC"/>
    <w:rsid w:val="00C51C10"/>
    <w:rsid w:val="00C54740"/>
    <w:rsid w:val="00C547E4"/>
    <w:rsid w:val="00C54F82"/>
    <w:rsid w:val="00C636E4"/>
    <w:rsid w:val="00C71A70"/>
    <w:rsid w:val="00C71B44"/>
    <w:rsid w:val="00C74C4F"/>
    <w:rsid w:val="00C75786"/>
    <w:rsid w:val="00C773D3"/>
    <w:rsid w:val="00C77DDA"/>
    <w:rsid w:val="00C82303"/>
    <w:rsid w:val="00C86148"/>
    <w:rsid w:val="00C86AFA"/>
    <w:rsid w:val="00C94F66"/>
    <w:rsid w:val="00C97042"/>
    <w:rsid w:val="00CA29AC"/>
    <w:rsid w:val="00CA2B29"/>
    <w:rsid w:val="00CA3221"/>
    <w:rsid w:val="00CA5AD7"/>
    <w:rsid w:val="00CA6172"/>
    <w:rsid w:val="00CA7F05"/>
    <w:rsid w:val="00CA7FEF"/>
    <w:rsid w:val="00CB0A5B"/>
    <w:rsid w:val="00CC103D"/>
    <w:rsid w:val="00CC258E"/>
    <w:rsid w:val="00CC2FE7"/>
    <w:rsid w:val="00CC3B31"/>
    <w:rsid w:val="00CC3F6C"/>
    <w:rsid w:val="00CC418E"/>
    <w:rsid w:val="00CC527B"/>
    <w:rsid w:val="00CD0766"/>
    <w:rsid w:val="00CD2BA2"/>
    <w:rsid w:val="00CD4340"/>
    <w:rsid w:val="00CD48EB"/>
    <w:rsid w:val="00CD5523"/>
    <w:rsid w:val="00CD5AFB"/>
    <w:rsid w:val="00CE092F"/>
    <w:rsid w:val="00CE0CE6"/>
    <w:rsid w:val="00CE18D1"/>
    <w:rsid w:val="00CE3134"/>
    <w:rsid w:val="00CE38EA"/>
    <w:rsid w:val="00CE3A30"/>
    <w:rsid w:val="00CE6113"/>
    <w:rsid w:val="00CE6C67"/>
    <w:rsid w:val="00CF0CFA"/>
    <w:rsid w:val="00CF4A2C"/>
    <w:rsid w:val="00CF588A"/>
    <w:rsid w:val="00CF645A"/>
    <w:rsid w:val="00CF6B97"/>
    <w:rsid w:val="00CF7203"/>
    <w:rsid w:val="00D00935"/>
    <w:rsid w:val="00D00D43"/>
    <w:rsid w:val="00D03E84"/>
    <w:rsid w:val="00D059E1"/>
    <w:rsid w:val="00D05E2C"/>
    <w:rsid w:val="00D129D9"/>
    <w:rsid w:val="00D158CD"/>
    <w:rsid w:val="00D179E5"/>
    <w:rsid w:val="00D20AB4"/>
    <w:rsid w:val="00D2244A"/>
    <w:rsid w:val="00D23397"/>
    <w:rsid w:val="00D26E33"/>
    <w:rsid w:val="00D27D1E"/>
    <w:rsid w:val="00D30EC6"/>
    <w:rsid w:val="00D338CC"/>
    <w:rsid w:val="00D33EDC"/>
    <w:rsid w:val="00D34B55"/>
    <w:rsid w:val="00D3730C"/>
    <w:rsid w:val="00D431CE"/>
    <w:rsid w:val="00D43564"/>
    <w:rsid w:val="00D437D4"/>
    <w:rsid w:val="00D471A2"/>
    <w:rsid w:val="00D50B87"/>
    <w:rsid w:val="00D57A2F"/>
    <w:rsid w:val="00D602FA"/>
    <w:rsid w:val="00D65EE5"/>
    <w:rsid w:val="00D676CC"/>
    <w:rsid w:val="00D70F07"/>
    <w:rsid w:val="00D75BCC"/>
    <w:rsid w:val="00D809CA"/>
    <w:rsid w:val="00D81455"/>
    <w:rsid w:val="00D814A9"/>
    <w:rsid w:val="00D8213D"/>
    <w:rsid w:val="00D83744"/>
    <w:rsid w:val="00D83E1C"/>
    <w:rsid w:val="00D97919"/>
    <w:rsid w:val="00DA482A"/>
    <w:rsid w:val="00DA51DE"/>
    <w:rsid w:val="00DA5E16"/>
    <w:rsid w:val="00DB28F9"/>
    <w:rsid w:val="00DB3DF0"/>
    <w:rsid w:val="00DC27DF"/>
    <w:rsid w:val="00DC3880"/>
    <w:rsid w:val="00DC5823"/>
    <w:rsid w:val="00DC6044"/>
    <w:rsid w:val="00DD0B22"/>
    <w:rsid w:val="00DD26C8"/>
    <w:rsid w:val="00DD4AB2"/>
    <w:rsid w:val="00DD5452"/>
    <w:rsid w:val="00DD7636"/>
    <w:rsid w:val="00DE46CC"/>
    <w:rsid w:val="00DE58E6"/>
    <w:rsid w:val="00DF0557"/>
    <w:rsid w:val="00E05C00"/>
    <w:rsid w:val="00E079C2"/>
    <w:rsid w:val="00E10350"/>
    <w:rsid w:val="00E11794"/>
    <w:rsid w:val="00E12657"/>
    <w:rsid w:val="00E14976"/>
    <w:rsid w:val="00E16A57"/>
    <w:rsid w:val="00E17A47"/>
    <w:rsid w:val="00E20FDC"/>
    <w:rsid w:val="00E21C5E"/>
    <w:rsid w:val="00E21CD6"/>
    <w:rsid w:val="00E258EA"/>
    <w:rsid w:val="00E26973"/>
    <w:rsid w:val="00E313F0"/>
    <w:rsid w:val="00E31D37"/>
    <w:rsid w:val="00E333DB"/>
    <w:rsid w:val="00E4107D"/>
    <w:rsid w:val="00E45B00"/>
    <w:rsid w:val="00E4604D"/>
    <w:rsid w:val="00E4751F"/>
    <w:rsid w:val="00E51942"/>
    <w:rsid w:val="00E51B7D"/>
    <w:rsid w:val="00E51EB1"/>
    <w:rsid w:val="00E716D5"/>
    <w:rsid w:val="00E72BEE"/>
    <w:rsid w:val="00E73523"/>
    <w:rsid w:val="00E759B2"/>
    <w:rsid w:val="00E769B0"/>
    <w:rsid w:val="00E85172"/>
    <w:rsid w:val="00E865A2"/>
    <w:rsid w:val="00E866B4"/>
    <w:rsid w:val="00E93155"/>
    <w:rsid w:val="00E94C72"/>
    <w:rsid w:val="00EA3CD3"/>
    <w:rsid w:val="00EA63FF"/>
    <w:rsid w:val="00EA7D10"/>
    <w:rsid w:val="00EB27B1"/>
    <w:rsid w:val="00EB42B3"/>
    <w:rsid w:val="00EB45EE"/>
    <w:rsid w:val="00EB4C8B"/>
    <w:rsid w:val="00EB5DF7"/>
    <w:rsid w:val="00EC2D10"/>
    <w:rsid w:val="00EC33AF"/>
    <w:rsid w:val="00EC59E4"/>
    <w:rsid w:val="00ED13C3"/>
    <w:rsid w:val="00ED4B53"/>
    <w:rsid w:val="00ED5AD5"/>
    <w:rsid w:val="00ED641D"/>
    <w:rsid w:val="00EE0640"/>
    <w:rsid w:val="00EE1816"/>
    <w:rsid w:val="00EE2A99"/>
    <w:rsid w:val="00EF12C1"/>
    <w:rsid w:val="00EF1B3E"/>
    <w:rsid w:val="00EF2D70"/>
    <w:rsid w:val="00EF3A86"/>
    <w:rsid w:val="00EF3AC6"/>
    <w:rsid w:val="00EF431A"/>
    <w:rsid w:val="00EF4B19"/>
    <w:rsid w:val="00EF6E7D"/>
    <w:rsid w:val="00EF73B8"/>
    <w:rsid w:val="00F1139D"/>
    <w:rsid w:val="00F11D09"/>
    <w:rsid w:val="00F15B97"/>
    <w:rsid w:val="00F16D9B"/>
    <w:rsid w:val="00F21793"/>
    <w:rsid w:val="00F23EC1"/>
    <w:rsid w:val="00F25282"/>
    <w:rsid w:val="00F27A8A"/>
    <w:rsid w:val="00F31DFB"/>
    <w:rsid w:val="00F32645"/>
    <w:rsid w:val="00F34607"/>
    <w:rsid w:val="00F353E5"/>
    <w:rsid w:val="00F3637E"/>
    <w:rsid w:val="00F459F9"/>
    <w:rsid w:val="00F45ADE"/>
    <w:rsid w:val="00F46B49"/>
    <w:rsid w:val="00F46BD2"/>
    <w:rsid w:val="00F47A68"/>
    <w:rsid w:val="00F529F4"/>
    <w:rsid w:val="00F536D6"/>
    <w:rsid w:val="00F54C2E"/>
    <w:rsid w:val="00F54F01"/>
    <w:rsid w:val="00F57064"/>
    <w:rsid w:val="00F62D7A"/>
    <w:rsid w:val="00F64986"/>
    <w:rsid w:val="00F76E37"/>
    <w:rsid w:val="00F83692"/>
    <w:rsid w:val="00F838C5"/>
    <w:rsid w:val="00F929A1"/>
    <w:rsid w:val="00F95B90"/>
    <w:rsid w:val="00F95BC0"/>
    <w:rsid w:val="00F96FD5"/>
    <w:rsid w:val="00FA2487"/>
    <w:rsid w:val="00FA2B2D"/>
    <w:rsid w:val="00FA3A87"/>
    <w:rsid w:val="00FA4620"/>
    <w:rsid w:val="00FA4A61"/>
    <w:rsid w:val="00FA7460"/>
    <w:rsid w:val="00FB04C0"/>
    <w:rsid w:val="00FB13E3"/>
    <w:rsid w:val="00FB1C6B"/>
    <w:rsid w:val="00FB4233"/>
    <w:rsid w:val="00FB51D5"/>
    <w:rsid w:val="00FB6DD5"/>
    <w:rsid w:val="00FC05BE"/>
    <w:rsid w:val="00FC0FAB"/>
    <w:rsid w:val="00FC1648"/>
    <w:rsid w:val="00FC3E88"/>
    <w:rsid w:val="00FD21E8"/>
    <w:rsid w:val="00FD38EC"/>
    <w:rsid w:val="00FD497A"/>
    <w:rsid w:val="00FD65E1"/>
    <w:rsid w:val="00FE0552"/>
    <w:rsid w:val="00FE09A2"/>
    <w:rsid w:val="00FE3CC6"/>
    <w:rsid w:val="00FE5328"/>
    <w:rsid w:val="00FE63FF"/>
    <w:rsid w:val="00FE64B9"/>
    <w:rsid w:val="00FE670E"/>
    <w:rsid w:val="00FF377C"/>
    <w:rsid w:val="00FF4D0D"/>
    <w:rsid w:val="00FF6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9581F49"/>
  <w15:docId w15:val="{CD1157CE-CC50-4517-B297-8E064E11F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6ACC"/>
    <w:pPr>
      <w:spacing w:after="160" w:line="259" w:lineRule="auto"/>
    </w:pPr>
    <w:rPr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276ACC"/>
    <w:pPr>
      <w:keepNext/>
      <w:keepLines/>
      <w:spacing w:before="240" w:after="0"/>
      <w:outlineLvl w:val="0"/>
    </w:pPr>
    <w:rPr>
      <w:rFonts w:eastAsia="Times New Roman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276ACC"/>
    <w:pPr>
      <w:keepNext/>
      <w:keepLines/>
      <w:spacing w:before="40" w:after="0"/>
      <w:outlineLvl w:val="1"/>
    </w:pPr>
    <w:rPr>
      <w:rFonts w:eastAsia="Times New Roman"/>
      <w:b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276ACC"/>
    <w:pPr>
      <w:keepNext/>
      <w:keepLines/>
      <w:spacing w:before="40" w:after="0"/>
      <w:outlineLvl w:val="2"/>
    </w:pPr>
    <w:rPr>
      <w:rFonts w:eastAsia="Times New Roman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276ACC"/>
    <w:rPr>
      <w:rFonts w:ascii="Calibri" w:hAnsi="Calibri" w:cs="Times New Roman"/>
      <w:b/>
      <w:sz w:val="32"/>
      <w:szCs w:val="32"/>
    </w:rPr>
  </w:style>
  <w:style w:type="character" w:customStyle="1" w:styleId="Heading2Char">
    <w:name w:val="Heading 2 Char"/>
    <w:link w:val="Heading2"/>
    <w:uiPriority w:val="99"/>
    <w:locked/>
    <w:rsid w:val="00276ACC"/>
    <w:rPr>
      <w:rFonts w:ascii="Calibri" w:hAnsi="Calibri" w:cs="Times New Roman"/>
      <w:b/>
      <w:sz w:val="26"/>
      <w:szCs w:val="26"/>
    </w:rPr>
  </w:style>
  <w:style w:type="character" w:customStyle="1" w:styleId="Heading3Char">
    <w:name w:val="Heading 3 Char"/>
    <w:link w:val="Heading3"/>
    <w:uiPriority w:val="99"/>
    <w:locked/>
    <w:rsid w:val="00276ACC"/>
    <w:rPr>
      <w:rFonts w:ascii="Calibri" w:hAnsi="Calibri" w:cs="Times New Roman"/>
      <w:b/>
      <w:sz w:val="24"/>
      <w:szCs w:val="24"/>
    </w:rPr>
  </w:style>
  <w:style w:type="paragraph" w:styleId="NoSpacing">
    <w:name w:val="No Spacing"/>
    <w:uiPriority w:val="99"/>
    <w:qFormat/>
    <w:rsid w:val="00276ACC"/>
    <w:rPr>
      <w:szCs w:val="22"/>
    </w:rPr>
  </w:style>
  <w:style w:type="paragraph" w:styleId="ListParagraph">
    <w:name w:val="List Paragraph"/>
    <w:basedOn w:val="Normal"/>
    <w:uiPriority w:val="34"/>
    <w:qFormat/>
    <w:rsid w:val="002A47B7"/>
    <w:pPr>
      <w:ind w:left="720"/>
      <w:contextualSpacing/>
    </w:pPr>
  </w:style>
  <w:style w:type="table" w:styleId="TableGrid">
    <w:name w:val="Table Grid"/>
    <w:basedOn w:val="TableNormal"/>
    <w:uiPriority w:val="99"/>
    <w:rsid w:val="007477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E73523"/>
    <w:rPr>
      <w:rFonts w:cs="Times New Roman"/>
      <w:color w:val="0563C1"/>
      <w:u w:val="single"/>
    </w:rPr>
  </w:style>
  <w:style w:type="paragraph" w:styleId="Header">
    <w:name w:val="header"/>
    <w:basedOn w:val="Normal"/>
    <w:link w:val="HeaderChar"/>
    <w:uiPriority w:val="99"/>
    <w:rsid w:val="00F31DF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locked/>
    <w:rsid w:val="00F31DFB"/>
    <w:rPr>
      <w:rFonts w:cs="Times New Roman"/>
      <w:sz w:val="20"/>
    </w:rPr>
  </w:style>
  <w:style w:type="paragraph" w:styleId="Footer">
    <w:name w:val="footer"/>
    <w:basedOn w:val="Normal"/>
    <w:link w:val="FooterChar"/>
    <w:uiPriority w:val="99"/>
    <w:rsid w:val="00F31DF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locked/>
    <w:rsid w:val="00F31DFB"/>
    <w:rPr>
      <w:rFonts w:cs="Times New Roman"/>
      <w:sz w:val="20"/>
    </w:rPr>
  </w:style>
  <w:style w:type="character" w:styleId="PageNumber">
    <w:name w:val="page number"/>
    <w:uiPriority w:val="99"/>
    <w:semiHidden/>
    <w:rsid w:val="00EC59E4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61658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locked/>
    <w:rsid w:val="00616589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uiPriority w:val="99"/>
    <w:semiHidden/>
    <w:rsid w:val="0053615F"/>
    <w:rPr>
      <w:rFonts w:cs="Times New Roman"/>
      <w:color w:val="954F72"/>
      <w:u w:val="single"/>
    </w:rPr>
  </w:style>
  <w:style w:type="character" w:styleId="CommentReference">
    <w:name w:val="annotation reference"/>
    <w:uiPriority w:val="99"/>
    <w:semiHidden/>
    <w:rsid w:val="00B2525E"/>
    <w:rPr>
      <w:rFonts w:cs="Times New Roman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rsid w:val="00B2525E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link w:val="CommentText"/>
    <w:uiPriority w:val="99"/>
    <w:semiHidden/>
    <w:locked/>
    <w:rsid w:val="00B2525E"/>
    <w:rPr>
      <w:rFonts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B2525E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locked/>
    <w:rsid w:val="00B2525E"/>
    <w:rPr>
      <w:rFonts w:cs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99"/>
    <w:qFormat/>
    <w:rsid w:val="003942FF"/>
    <w:pPr>
      <w:spacing w:after="200" w:line="240" w:lineRule="auto"/>
    </w:pPr>
    <w:rPr>
      <w:b/>
      <w:bCs/>
      <w:color w:val="5B9BD5"/>
      <w:sz w:val="18"/>
      <w:szCs w:val="18"/>
    </w:rPr>
  </w:style>
  <w:style w:type="character" w:styleId="Strong">
    <w:name w:val="Strong"/>
    <w:uiPriority w:val="99"/>
    <w:qFormat/>
    <w:rsid w:val="00FE670E"/>
    <w:rPr>
      <w:rFonts w:cs="Times New Roman"/>
      <w:b/>
      <w:bCs/>
    </w:rPr>
  </w:style>
  <w:style w:type="paragraph" w:customStyle="1" w:styleId="Default">
    <w:name w:val="Default"/>
    <w:uiPriority w:val="99"/>
    <w:rsid w:val="00BB28E6"/>
    <w:pPr>
      <w:autoSpaceDE w:val="0"/>
      <w:autoSpaceDN w:val="0"/>
      <w:adjustRightInd w:val="0"/>
    </w:pPr>
    <w:rPr>
      <w:rFonts w:ascii="Cambria" w:eastAsia="Times New Roman" w:hAnsi="Cambria" w:cs="Cambria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6246A2"/>
  </w:style>
  <w:style w:type="character" w:styleId="Emphasis">
    <w:name w:val="Emphasis"/>
    <w:basedOn w:val="DefaultParagraphFont"/>
    <w:uiPriority w:val="20"/>
    <w:qFormat/>
    <w:locked/>
    <w:rsid w:val="006246A2"/>
    <w:rPr>
      <w:i/>
      <w:iCs/>
    </w:rPr>
  </w:style>
  <w:style w:type="paragraph" w:styleId="Revision">
    <w:name w:val="Revision"/>
    <w:hidden/>
    <w:uiPriority w:val="99"/>
    <w:semiHidden/>
    <w:rsid w:val="00AC1935"/>
    <w:rPr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614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44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4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4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4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1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614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44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4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44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customXml" Target="ink/ink334.xml"/><Relationship Id="rId21" Type="http://schemas.openxmlformats.org/officeDocument/2006/relationships/customXml" Target="ink/ink8.xml"/><Relationship Id="rId324" Type="http://schemas.openxmlformats.org/officeDocument/2006/relationships/image" Target="media/image157.png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70" Type="http://schemas.openxmlformats.org/officeDocument/2006/relationships/image" Target="media/image81.png"/><Relationship Id="rId268" Type="http://schemas.openxmlformats.org/officeDocument/2006/relationships/image" Target="media/image130.png"/><Relationship Id="rId475" Type="http://schemas.openxmlformats.org/officeDocument/2006/relationships/customXml" Target="ink/ink236.xml"/><Relationship Id="rId32" Type="http://schemas.openxmlformats.org/officeDocument/2006/relationships/image" Target="media/image13.png"/><Relationship Id="rId128" Type="http://schemas.openxmlformats.org/officeDocument/2006/relationships/image" Target="media/image60.png"/><Relationship Id="rId335" Type="http://schemas.openxmlformats.org/officeDocument/2006/relationships/customXml" Target="ink/ink166.xml"/><Relationship Id="rId542" Type="http://schemas.openxmlformats.org/officeDocument/2006/relationships/image" Target="media/image830.png"/><Relationship Id="rId181" Type="http://schemas.openxmlformats.org/officeDocument/2006/relationships/customXml" Target="ink/ink88.xml"/><Relationship Id="rId402" Type="http://schemas.openxmlformats.org/officeDocument/2006/relationships/image" Target="media/image196.png"/><Relationship Id="rId279" Type="http://schemas.openxmlformats.org/officeDocument/2006/relationships/image" Target="media/image135.png"/><Relationship Id="rId486" Type="http://schemas.openxmlformats.org/officeDocument/2006/relationships/image" Target="media/image550.png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68.png"/><Relationship Id="rId553" Type="http://schemas.openxmlformats.org/officeDocument/2006/relationships/customXml" Target="ink/ink275.xml"/><Relationship Id="rId192" Type="http://schemas.openxmlformats.org/officeDocument/2006/relationships/image" Target="media/image92.png"/><Relationship Id="rId206" Type="http://schemas.openxmlformats.org/officeDocument/2006/relationships/image" Target="media/image99.png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620" Type="http://schemas.openxmlformats.org/officeDocument/2006/relationships/image" Target="media/image1220.png"/><Relationship Id="rId357" Type="http://schemas.openxmlformats.org/officeDocument/2006/relationships/customXml" Target="ink/ink177.xml"/><Relationship Id="rId54" Type="http://schemas.openxmlformats.org/officeDocument/2006/relationships/image" Target="media/image24.png"/><Relationship Id="rId217" Type="http://schemas.openxmlformats.org/officeDocument/2006/relationships/customXml" Target="ink/ink106.xml"/><Relationship Id="rId564" Type="http://schemas.openxmlformats.org/officeDocument/2006/relationships/image" Target="media/image940.png"/><Relationship Id="rId424" Type="http://schemas.openxmlformats.org/officeDocument/2006/relationships/image" Target="media/image240.png"/><Relationship Id="rId631" Type="http://schemas.openxmlformats.org/officeDocument/2006/relationships/customXml" Target="ink/ink314.xml"/><Relationship Id="rId270" Type="http://schemas.openxmlformats.org/officeDocument/2006/relationships/image" Target="media/image131.png"/><Relationship Id="rId65" Type="http://schemas.openxmlformats.org/officeDocument/2006/relationships/customXml" Target="ink/ink30.xml"/><Relationship Id="rId130" Type="http://schemas.openxmlformats.org/officeDocument/2006/relationships/image" Target="media/image61.png"/><Relationship Id="rId368" Type="http://schemas.openxmlformats.org/officeDocument/2006/relationships/image" Target="media/image179.png"/><Relationship Id="rId575" Type="http://schemas.openxmlformats.org/officeDocument/2006/relationships/customXml" Target="ink/ink286.xml"/><Relationship Id="rId228" Type="http://schemas.openxmlformats.org/officeDocument/2006/relationships/image" Target="media/image110.png"/><Relationship Id="rId435" Type="http://schemas.openxmlformats.org/officeDocument/2006/relationships/customXml" Target="ink/ink216.xml"/><Relationship Id="rId642" Type="http://schemas.openxmlformats.org/officeDocument/2006/relationships/image" Target="media/image1330.png"/><Relationship Id="rId281" Type="http://schemas.openxmlformats.org/officeDocument/2006/relationships/image" Target="media/image136.png"/><Relationship Id="rId502" Type="http://schemas.openxmlformats.org/officeDocument/2006/relationships/image" Target="media/image630.png"/><Relationship Id="rId76" Type="http://schemas.openxmlformats.org/officeDocument/2006/relationships/image" Target="media/image34.png"/><Relationship Id="rId141" Type="http://schemas.openxmlformats.org/officeDocument/2006/relationships/customXml" Target="ink/ink68.xml"/><Relationship Id="rId379" Type="http://schemas.openxmlformats.org/officeDocument/2006/relationships/customXml" Target="ink/ink188.xml"/><Relationship Id="rId586" Type="http://schemas.openxmlformats.org/officeDocument/2006/relationships/image" Target="media/image1050.png"/><Relationship Id="rId7" Type="http://schemas.openxmlformats.org/officeDocument/2006/relationships/customXml" Target="ink/ink1.xml"/><Relationship Id="rId239" Type="http://schemas.openxmlformats.org/officeDocument/2006/relationships/customXml" Target="ink/ink117.xml"/><Relationship Id="rId446" Type="http://schemas.openxmlformats.org/officeDocument/2006/relationships/image" Target="media/image350.png"/><Relationship Id="rId653" Type="http://schemas.openxmlformats.org/officeDocument/2006/relationships/customXml" Target="ink/ink325.xml"/><Relationship Id="rId292" Type="http://schemas.openxmlformats.org/officeDocument/2006/relationships/image" Target="media/image141.png"/><Relationship Id="rId306" Type="http://schemas.openxmlformats.org/officeDocument/2006/relationships/image" Target="media/image148.png"/><Relationship Id="rId87" Type="http://schemas.openxmlformats.org/officeDocument/2006/relationships/customXml" Target="ink/ink41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152" Type="http://schemas.openxmlformats.org/officeDocument/2006/relationships/image" Target="media/image72.png"/><Relationship Id="rId457" Type="http://schemas.openxmlformats.org/officeDocument/2006/relationships/customXml" Target="ink/ink227.xml"/><Relationship Id="rId664" Type="http://schemas.openxmlformats.org/officeDocument/2006/relationships/image" Target="media/image1450.png"/><Relationship Id="rId14" Type="http://schemas.openxmlformats.org/officeDocument/2006/relationships/image" Target="media/image4.png"/><Relationship Id="rId317" Type="http://schemas.openxmlformats.org/officeDocument/2006/relationships/customXml" Target="ink/ink157.xml"/><Relationship Id="rId524" Type="http://schemas.openxmlformats.org/officeDocument/2006/relationships/image" Target="media/image740.png"/><Relationship Id="rId98" Type="http://schemas.openxmlformats.org/officeDocument/2006/relationships/image" Target="media/image45.png"/><Relationship Id="rId163" Type="http://schemas.openxmlformats.org/officeDocument/2006/relationships/customXml" Target="ink/ink79.xml"/><Relationship Id="rId370" Type="http://schemas.openxmlformats.org/officeDocument/2006/relationships/image" Target="media/image180.png"/><Relationship Id="rId230" Type="http://schemas.openxmlformats.org/officeDocument/2006/relationships/image" Target="media/image111.png"/><Relationship Id="rId468" Type="http://schemas.openxmlformats.org/officeDocument/2006/relationships/image" Target="media/image460.png"/><Relationship Id="rId675" Type="http://schemas.openxmlformats.org/officeDocument/2006/relationships/customXml" Target="ink/ink336.xml"/><Relationship Id="rId25" Type="http://schemas.openxmlformats.org/officeDocument/2006/relationships/customXml" Target="ink/ink10.xml"/><Relationship Id="rId328" Type="http://schemas.openxmlformats.org/officeDocument/2006/relationships/image" Target="media/image159.png"/><Relationship Id="rId535" Type="http://schemas.openxmlformats.org/officeDocument/2006/relationships/customXml" Target="ink/ink266.xml"/><Relationship Id="rId174" Type="http://schemas.openxmlformats.org/officeDocument/2006/relationships/image" Target="media/image83.png"/><Relationship Id="rId381" Type="http://schemas.openxmlformats.org/officeDocument/2006/relationships/customXml" Target="ink/ink189.xml"/><Relationship Id="rId602" Type="http://schemas.openxmlformats.org/officeDocument/2006/relationships/image" Target="media/image1130.png"/><Relationship Id="rId241" Type="http://schemas.openxmlformats.org/officeDocument/2006/relationships/customXml" Target="ink/ink118.xml"/><Relationship Id="rId479" Type="http://schemas.openxmlformats.org/officeDocument/2006/relationships/customXml" Target="ink/ink238.xml"/><Relationship Id="rId36" Type="http://schemas.openxmlformats.org/officeDocument/2006/relationships/image" Target="media/image15.png"/><Relationship Id="rId339" Type="http://schemas.openxmlformats.org/officeDocument/2006/relationships/customXml" Target="ink/ink168.xml"/><Relationship Id="rId546" Type="http://schemas.openxmlformats.org/officeDocument/2006/relationships/image" Target="media/image850.png"/><Relationship Id="rId101" Type="http://schemas.openxmlformats.org/officeDocument/2006/relationships/customXml" Target="ink/ink48.xml"/><Relationship Id="rId185" Type="http://schemas.openxmlformats.org/officeDocument/2006/relationships/customXml" Target="ink/ink90.xml"/><Relationship Id="rId406" Type="http://schemas.openxmlformats.org/officeDocument/2006/relationships/image" Target="media/image198.png"/><Relationship Id="rId392" Type="http://schemas.openxmlformats.org/officeDocument/2006/relationships/image" Target="media/image191.png"/><Relationship Id="rId613" Type="http://schemas.openxmlformats.org/officeDocument/2006/relationships/customXml" Target="ink/ink305.xml"/><Relationship Id="rId252" Type="http://schemas.openxmlformats.org/officeDocument/2006/relationships/image" Target="media/image122.png"/><Relationship Id="rId47" Type="http://schemas.openxmlformats.org/officeDocument/2006/relationships/customXml" Target="ink/ink21.xml"/><Relationship Id="rId112" Type="http://schemas.openxmlformats.org/officeDocument/2006/relationships/image" Target="media/image52.png"/><Relationship Id="rId557" Type="http://schemas.openxmlformats.org/officeDocument/2006/relationships/customXml" Target="ink/ink277.xml"/><Relationship Id="rId196" Type="http://schemas.openxmlformats.org/officeDocument/2006/relationships/image" Target="media/image94.png"/><Relationship Id="rId417" Type="http://schemas.openxmlformats.org/officeDocument/2006/relationships/customXml" Target="ink/ink207.xml"/><Relationship Id="rId624" Type="http://schemas.openxmlformats.org/officeDocument/2006/relationships/image" Target="media/image1240.png"/><Relationship Id="rId263" Type="http://schemas.openxmlformats.org/officeDocument/2006/relationships/customXml" Target="ink/ink129.xml"/><Relationship Id="rId470" Type="http://schemas.openxmlformats.org/officeDocument/2006/relationships/image" Target="media/image470.png"/><Relationship Id="rId58" Type="http://schemas.openxmlformats.org/officeDocument/2006/relationships/image" Target="media/image251.png"/><Relationship Id="rId123" Type="http://schemas.openxmlformats.org/officeDocument/2006/relationships/customXml" Target="ink/ink59.xml"/><Relationship Id="rId330" Type="http://schemas.openxmlformats.org/officeDocument/2006/relationships/image" Target="media/image160.png"/><Relationship Id="rId568" Type="http://schemas.openxmlformats.org/officeDocument/2006/relationships/image" Target="media/image960.png"/><Relationship Id="rId428" Type="http://schemas.openxmlformats.org/officeDocument/2006/relationships/image" Target="media/image260.png"/><Relationship Id="rId635" Type="http://schemas.openxmlformats.org/officeDocument/2006/relationships/customXml" Target="ink/ink316.xml"/><Relationship Id="rId274" Type="http://schemas.openxmlformats.org/officeDocument/2006/relationships/customXml" Target="ink/ink135.xml"/><Relationship Id="rId481" Type="http://schemas.openxmlformats.org/officeDocument/2006/relationships/customXml" Target="ink/ink239.xml"/><Relationship Id="rId69" Type="http://schemas.openxmlformats.org/officeDocument/2006/relationships/customXml" Target="ink/ink32.xml"/><Relationship Id="rId134" Type="http://schemas.openxmlformats.org/officeDocument/2006/relationships/image" Target="media/image63.png"/><Relationship Id="rId579" Type="http://schemas.openxmlformats.org/officeDocument/2006/relationships/customXml" Target="ink/ink288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1350.png"/><Relationship Id="rId201" Type="http://schemas.openxmlformats.org/officeDocument/2006/relationships/customXml" Target="ink/ink98.xml"/><Relationship Id="rId285" Type="http://schemas.openxmlformats.org/officeDocument/2006/relationships/customXml" Target="ink/ink141.xml"/><Relationship Id="rId506" Type="http://schemas.openxmlformats.org/officeDocument/2006/relationships/image" Target="media/image650.png"/><Relationship Id="rId492" Type="http://schemas.openxmlformats.org/officeDocument/2006/relationships/image" Target="media/image580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image" Target="media/image171.png"/><Relationship Id="rId394" Type="http://schemas.openxmlformats.org/officeDocument/2006/relationships/image" Target="media/image192.png"/><Relationship Id="rId408" Type="http://schemas.openxmlformats.org/officeDocument/2006/relationships/image" Target="media/image199.png"/><Relationship Id="rId615" Type="http://schemas.openxmlformats.org/officeDocument/2006/relationships/customXml" Target="ink/ink306.xml"/><Relationship Id="rId212" Type="http://schemas.openxmlformats.org/officeDocument/2006/relationships/image" Target="media/image102.png"/><Relationship Id="rId254" Type="http://schemas.openxmlformats.org/officeDocument/2006/relationships/image" Target="media/image123.png"/><Relationship Id="rId657" Type="http://schemas.openxmlformats.org/officeDocument/2006/relationships/customXml" Target="ink/ink327.xml"/><Relationship Id="rId49" Type="http://schemas.openxmlformats.org/officeDocument/2006/relationships/customXml" Target="ink/ink22.xml"/><Relationship Id="rId114" Type="http://schemas.openxmlformats.org/officeDocument/2006/relationships/image" Target="media/image53.png"/><Relationship Id="rId296" Type="http://schemas.openxmlformats.org/officeDocument/2006/relationships/image" Target="media/image143.png"/><Relationship Id="rId461" Type="http://schemas.openxmlformats.org/officeDocument/2006/relationships/customXml" Target="ink/ink229.xml"/><Relationship Id="rId517" Type="http://schemas.openxmlformats.org/officeDocument/2006/relationships/customXml" Target="ink/ink257.xml"/><Relationship Id="rId559" Type="http://schemas.openxmlformats.org/officeDocument/2006/relationships/customXml" Target="ink/ink278.xml"/><Relationship Id="rId60" Type="http://schemas.openxmlformats.org/officeDocument/2006/relationships/image" Target="media/image26.png"/><Relationship Id="rId156" Type="http://schemas.openxmlformats.org/officeDocument/2006/relationships/image" Target="media/image74.png"/><Relationship Id="rId198" Type="http://schemas.openxmlformats.org/officeDocument/2006/relationships/image" Target="media/image95.png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570" Type="http://schemas.openxmlformats.org/officeDocument/2006/relationships/image" Target="media/image970.png"/><Relationship Id="rId626" Type="http://schemas.openxmlformats.org/officeDocument/2006/relationships/image" Target="media/image1250.png"/><Relationship Id="rId223" Type="http://schemas.openxmlformats.org/officeDocument/2006/relationships/customXml" Target="ink/ink109.xml"/><Relationship Id="rId430" Type="http://schemas.openxmlformats.org/officeDocument/2006/relationships/image" Target="media/image270.png"/><Relationship Id="rId668" Type="http://schemas.openxmlformats.org/officeDocument/2006/relationships/image" Target="media/image1470.png"/><Relationship Id="rId18" Type="http://schemas.openxmlformats.org/officeDocument/2006/relationships/image" Target="media/image6.png"/><Relationship Id="rId265" Type="http://schemas.openxmlformats.org/officeDocument/2006/relationships/customXml" Target="ink/ink130.xml"/><Relationship Id="rId472" Type="http://schemas.openxmlformats.org/officeDocument/2006/relationships/image" Target="media/image480.png"/><Relationship Id="rId528" Type="http://schemas.openxmlformats.org/officeDocument/2006/relationships/image" Target="media/image760.png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image" Target="media/image161.png"/><Relationship Id="rId374" Type="http://schemas.openxmlformats.org/officeDocument/2006/relationships/image" Target="media/image182.png"/><Relationship Id="rId581" Type="http://schemas.openxmlformats.org/officeDocument/2006/relationships/customXml" Target="ink/ink289.xml"/><Relationship Id="rId71" Type="http://schemas.openxmlformats.org/officeDocument/2006/relationships/customXml" Target="ink/ink33.xml"/><Relationship Id="rId234" Type="http://schemas.openxmlformats.org/officeDocument/2006/relationships/image" Target="media/image113.png"/><Relationship Id="rId637" Type="http://schemas.openxmlformats.org/officeDocument/2006/relationships/customXml" Target="ink/ink317.xml"/><Relationship Id="rId679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customXml" Target="ink/ink136.xml"/><Relationship Id="rId441" Type="http://schemas.openxmlformats.org/officeDocument/2006/relationships/customXml" Target="ink/ink219.xml"/><Relationship Id="rId483" Type="http://schemas.openxmlformats.org/officeDocument/2006/relationships/customXml" Target="ink/ink240.xml"/><Relationship Id="rId539" Type="http://schemas.openxmlformats.org/officeDocument/2006/relationships/customXml" Target="ink/ink268.xml"/><Relationship Id="rId40" Type="http://schemas.openxmlformats.org/officeDocument/2006/relationships/image" Target="media/image17.png"/><Relationship Id="rId136" Type="http://schemas.openxmlformats.org/officeDocument/2006/relationships/image" Target="media/image64.png"/><Relationship Id="rId178" Type="http://schemas.openxmlformats.org/officeDocument/2006/relationships/image" Target="media/image85.png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550" Type="http://schemas.openxmlformats.org/officeDocument/2006/relationships/image" Target="media/image870.png"/><Relationship Id="rId82" Type="http://schemas.openxmlformats.org/officeDocument/2006/relationships/image" Target="media/image37.png"/><Relationship Id="rId203" Type="http://schemas.openxmlformats.org/officeDocument/2006/relationships/customXml" Target="ink/ink99.xml"/><Relationship Id="rId385" Type="http://schemas.openxmlformats.org/officeDocument/2006/relationships/customXml" Target="ink/ink191.xml"/><Relationship Id="rId592" Type="http://schemas.openxmlformats.org/officeDocument/2006/relationships/image" Target="media/image1080.png"/><Relationship Id="rId606" Type="http://schemas.openxmlformats.org/officeDocument/2006/relationships/image" Target="media/image1150.png"/><Relationship Id="rId648" Type="http://schemas.openxmlformats.org/officeDocument/2006/relationships/image" Target="media/image1360.png"/><Relationship Id="rId245" Type="http://schemas.openxmlformats.org/officeDocument/2006/relationships/customXml" Target="ink/ink120.xml"/><Relationship Id="rId287" Type="http://schemas.openxmlformats.org/officeDocument/2006/relationships/customXml" Target="ink/ink142.xml"/><Relationship Id="rId410" Type="http://schemas.openxmlformats.org/officeDocument/2006/relationships/image" Target="media/image200.png"/><Relationship Id="rId452" Type="http://schemas.openxmlformats.org/officeDocument/2006/relationships/image" Target="media/image380.png"/><Relationship Id="rId494" Type="http://schemas.openxmlformats.org/officeDocument/2006/relationships/image" Target="media/image590.png"/><Relationship Id="rId508" Type="http://schemas.openxmlformats.org/officeDocument/2006/relationships/image" Target="media/image660.png"/><Relationship Id="rId105" Type="http://schemas.openxmlformats.org/officeDocument/2006/relationships/customXml" Target="ink/ink50.xml"/><Relationship Id="rId147" Type="http://schemas.openxmlformats.org/officeDocument/2006/relationships/customXml" Target="ink/ink71.xml"/><Relationship Id="rId312" Type="http://schemas.openxmlformats.org/officeDocument/2006/relationships/image" Target="media/image151.png"/><Relationship Id="rId354" Type="http://schemas.openxmlformats.org/officeDocument/2006/relationships/image" Target="media/image172.png"/><Relationship Id="rId51" Type="http://schemas.openxmlformats.org/officeDocument/2006/relationships/customXml" Target="ink/ink23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93.png"/><Relationship Id="rId561" Type="http://schemas.openxmlformats.org/officeDocument/2006/relationships/customXml" Target="ink/ink279.xml"/><Relationship Id="rId617" Type="http://schemas.openxmlformats.org/officeDocument/2006/relationships/customXml" Target="ink/ink307.xml"/><Relationship Id="rId659" Type="http://schemas.openxmlformats.org/officeDocument/2006/relationships/customXml" Target="ink/ink328.xml"/><Relationship Id="rId214" Type="http://schemas.openxmlformats.org/officeDocument/2006/relationships/image" Target="media/image103.png"/><Relationship Id="rId256" Type="http://schemas.openxmlformats.org/officeDocument/2006/relationships/image" Target="media/image124.png"/><Relationship Id="rId298" Type="http://schemas.openxmlformats.org/officeDocument/2006/relationships/image" Target="media/image144.png"/><Relationship Id="rId421" Type="http://schemas.openxmlformats.org/officeDocument/2006/relationships/customXml" Target="ink/ink209.xml"/><Relationship Id="rId463" Type="http://schemas.openxmlformats.org/officeDocument/2006/relationships/customXml" Target="ink/ink230.xml"/><Relationship Id="rId519" Type="http://schemas.openxmlformats.org/officeDocument/2006/relationships/customXml" Target="ink/ink258.xml"/><Relationship Id="rId670" Type="http://schemas.openxmlformats.org/officeDocument/2006/relationships/image" Target="media/image1480.png"/><Relationship Id="rId116" Type="http://schemas.openxmlformats.org/officeDocument/2006/relationships/image" Target="media/image54.png"/><Relationship Id="rId158" Type="http://schemas.openxmlformats.org/officeDocument/2006/relationships/image" Target="media/image75.png"/><Relationship Id="rId323" Type="http://schemas.openxmlformats.org/officeDocument/2006/relationships/customXml" Target="ink/ink160.xml"/><Relationship Id="rId530" Type="http://schemas.openxmlformats.org/officeDocument/2006/relationships/image" Target="media/image770.png"/><Relationship Id="rId20" Type="http://schemas.openxmlformats.org/officeDocument/2006/relationships/image" Target="media/image7.png"/><Relationship Id="rId62" Type="http://schemas.openxmlformats.org/officeDocument/2006/relationships/image" Target="media/image27.png"/><Relationship Id="rId365" Type="http://schemas.openxmlformats.org/officeDocument/2006/relationships/customXml" Target="ink/ink181.xml"/><Relationship Id="rId572" Type="http://schemas.openxmlformats.org/officeDocument/2006/relationships/image" Target="media/image980.png"/><Relationship Id="rId628" Type="http://schemas.openxmlformats.org/officeDocument/2006/relationships/image" Target="media/image1260.png"/><Relationship Id="rId225" Type="http://schemas.openxmlformats.org/officeDocument/2006/relationships/customXml" Target="ink/ink110.xml"/><Relationship Id="rId267" Type="http://schemas.openxmlformats.org/officeDocument/2006/relationships/customXml" Target="ink/ink131.xml"/><Relationship Id="rId432" Type="http://schemas.openxmlformats.org/officeDocument/2006/relationships/image" Target="media/image280.png"/><Relationship Id="rId474" Type="http://schemas.openxmlformats.org/officeDocument/2006/relationships/image" Target="media/image490.png"/><Relationship Id="rId127" Type="http://schemas.openxmlformats.org/officeDocument/2006/relationships/customXml" Target="ink/ink61.xml"/><Relationship Id="rId681" Type="http://schemas.openxmlformats.org/officeDocument/2006/relationships/theme" Target="theme/theme1.xml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34" Type="http://schemas.openxmlformats.org/officeDocument/2006/relationships/image" Target="media/image162.png"/><Relationship Id="rId376" Type="http://schemas.openxmlformats.org/officeDocument/2006/relationships/image" Target="media/image183.png"/><Relationship Id="rId541" Type="http://schemas.openxmlformats.org/officeDocument/2006/relationships/customXml" Target="ink/ink269.xml"/><Relationship Id="rId583" Type="http://schemas.openxmlformats.org/officeDocument/2006/relationships/customXml" Target="ink/ink290.xml"/><Relationship Id="rId639" Type="http://schemas.openxmlformats.org/officeDocument/2006/relationships/customXml" Target="ink/ink318.xml"/><Relationship Id="rId4" Type="http://schemas.openxmlformats.org/officeDocument/2006/relationships/webSettings" Target="webSettings.xml"/><Relationship Id="rId180" Type="http://schemas.openxmlformats.org/officeDocument/2006/relationships/image" Target="media/image86.png"/><Relationship Id="rId236" Type="http://schemas.openxmlformats.org/officeDocument/2006/relationships/image" Target="media/image114.png"/><Relationship Id="rId278" Type="http://schemas.openxmlformats.org/officeDocument/2006/relationships/customXml" Target="ink/ink137.xml"/><Relationship Id="rId401" Type="http://schemas.openxmlformats.org/officeDocument/2006/relationships/customXml" Target="ink/ink199.xml"/><Relationship Id="rId443" Type="http://schemas.openxmlformats.org/officeDocument/2006/relationships/customXml" Target="ink/ink220.xml"/><Relationship Id="rId650" Type="http://schemas.openxmlformats.org/officeDocument/2006/relationships/image" Target="media/image1370.png"/><Relationship Id="rId303" Type="http://schemas.openxmlformats.org/officeDocument/2006/relationships/customXml" Target="ink/ink150.xml"/><Relationship Id="rId485" Type="http://schemas.openxmlformats.org/officeDocument/2006/relationships/customXml" Target="ink/ink241.xml"/><Relationship Id="rId42" Type="http://schemas.openxmlformats.org/officeDocument/2006/relationships/image" Target="media/image18.png"/><Relationship Id="rId84" Type="http://schemas.openxmlformats.org/officeDocument/2006/relationships/image" Target="media/image38.png"/><Relationship Id="rId138" Type="http://schemas.openxmlformats.org/officeDocument/2006/relationships/image" Target="media/image65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image" Target="media/image670.png"/><Relationship Id="rId552" Type="http://schemas.openxmlformats.org/officeDocument/2006/relationships/image" Target="media/image880.png"/><Relationship Id="rId594" Type="http://schemas.openxmlformats.org/officeDocument/2006/relationships/image" Target="media/image1090.png"/><Relationship Id="rId608" Type="http://schemas.openxmlformats.org/officeDocument/2006/relationships/image" Target="media/image1160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image" Target="media/image201.png"/><Relationship Id="rId107" Type="http://schemas.openxmlformats.org/officeDocument/2006/relationships/customXml" Target="ink/ink51.xml"/><Relationship Id="rId289" Type="http://schemas.openxmlformats.org/officeDocument/2006/relationships/customXml" Target="ink/ink143.xml"/><Relationship Id="rId454" Type="http://schemas.openxmlformats.org/officeDocument/2006/relationships/image" Target="media/image390.png"/><Relationship Id="rId496" Type="http://schemas.openxmlformats.org/officeDocument/2006/relationships/image" Target="media/image600.png"/><Relationship Id="rId661" Type="http://schemas.openxmlformats.org/officeDocument/2006/relationships/customXml" Target="ink/ink329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52.png"/><Relationship Id="rId356" Type="http://schemas.openxmlformats.org/officeDocument/2006/relationships/image" Target="media/image173.png"/><Relationship Id="rId398" Type="http://schemas.openxmlformats.org/officeDocument/2006/relationships/image" Target="media/image194.png"/><Relationship Id="rId521" Type="http://schemas.openxmlformats.org/officeDocument/2006/relationships/customXml" Target="ink/ink259.xml"/><Relationship Id="rId563" Type="http://schemas.openxmlformats.org/officeDocument/2006/relationships/customXml" Target="ink/ink280.xml"/><Relationship Id="rId619" Type="http://schemas.openxmlformats.org/officeDocument/2006/relationships/customXml" Target="ink/ink308.xml"/><Relationship Id="rId95" Type="http://schemas.openxmlformats.org/officeDocument/2006/relationships/customXml" Target="ink/ink45.xml"/><Relationship Id="rId160" Type="http://schemas.openxmlformats.org/officeDocument/2006/relationships/image" Target="media/image76.png"/><Relationship Id="rId216" Type="http://schemas.openxmlformats.org/officeDocument/2006/relationships/image" Target="media/image104.png"/><Relationship Id="rId423" Type="http://schemas.openxmlformats.org/officeDocument/2006/relationships/customXml" Target="ink/ink210.xml"/><Relationship Id="rId258" Type="http://schemas.openxmlformats.org/officeDocument/2006/relationships/image" Target="media/image125.png"/><Relationship Id="rId465" Type="http://schemas.openxmlformats.org/officeDocument/2006/relationships/customXml" Target="ink/ink231.xml"/><Relationship Id="rId630" Type="http://schemas.openxmlformats.org/officeDocument/2006/relationships/image" Target="media/image1270.png"/><Relationship Id="rId672" Type="http://schemas.openxmlformats.org/officeDocument/2006/relationships/image" Target="media/image1490.png"/><Relationship Id="rId22" Type="http://schemas.openxmlformats.org/officeDocument/2006/relationships/image" Target="media/image8.png"/><Relationship Id="rId64" Type="http://schemas.openxmlformats.org/officeDocument/2006/relationships/image" Target="media/image28.png"/><Relationship Id="rId118" Type="http://schemas.openxmlformats.org/officeDocument/2006/relationships/image" Target="media/image55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image" Target="media/image780.png"/><Relationship Id="rId574" Type="http://schemas.openxmlformats.org/officeDocument/2006/relationships/image" Target="media/image990.png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image" Target="media/image290.png"/><Relationship Id="rId476" Type="http://schemas.openxmlformats.org/officeDocument/2006/relationships/image" Target="media/image500.png"/><Relationship Id="rId641" Type="http://schemas.openxmlformats.org/officeDocument/2006/relationships/customXml" Target="ink/ink319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customXml" Target="ink/ink138.xml"/><Relationship Id="rId336" Type="http://schemas.openxmlformats.org/officeDocument/2006/relationships/image" Target="media/image163.png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customXml" Target="ink/ink35.xml"/><Relationship Id="rId140" Type="http://schemas.openxmlformats.org/officeDocument/2006/relationships/image" Target="media/image66.png"/><Relationship Id="rId182" Type="http://schemas.openxmlformats.org/officeDocument/2006/relationships/image" Target="media/image87.png"/><Relationship Id="rId378" Type="http://schemas.openxmlformats.org/officeDocument/2006/relationships/image" Target="media/image184.png"/><Relationship Id="rId403" Type="http://schemas.openxmlformats.org/officeDocument/2006/relationships/customXml" Target="ink/ink200.xml"/><Relationship Id="rId585" Type="http://schemas.openxmlformats.org/officeDocument/2006/relationships/customXml" Target="ink/ink291.xml"/><Relationship Id="rId6" Type="http://schemas.openxmlformats.org/officeDocument/2006/relationships/endnotes" Target="endnotes.xml"/><Relationship Id="rId238" Type="http://schemas.openxmlformats.org/officeDocument/2006/relationships/image" Target="media/image115.png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610" Type="http://schemas.openxmlformats.org/officeDocument/2006/relationships/image" Target="media/image1170.png"/><Relationship Id="rId652" Type="http://schemas.openxmlformats.org/officeDocument/2006/relationships/image" Target="media/image1380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680.png"/><Relationship Id="rId44" Type="http://schemas.openxmlformats.org/officeDocument/2006/relationships/image" Target="media/image19.png"/><Relationship Id="rId86" Type="http://schemas.openxmlformats.org/officeDocument/2006/relationships/image" Target="media/image39.png"/><Relationship Id="rId151" Type="http://schemas.openxmlformats.org/officeDocument/2006/relationships/customXml" Target="ink/ink73.xml"/><Relationship Id="rId389" Type="http://schemas.openxmlformats.org/officeDocument/2006/relationships/customXml" Target="ink/ink193.xml"/><Relationship Id="rId554" Type="http://schemas.openxmlformats.org/officeDocument/2006/relationships/image" Target="media/image890.png"/><Relationship Id="rId596" Type="http://schemas.openxmlformats.org/officeDocument/2006/relationships/image" Target="media/image1100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202.png"/><Relationship Id="rId456" Type="http://schemas.openxmlformats.org/officeDocument/2006/relationships/image" Target="media/image400.png"/><Relationship Id="rId498" Type="http://schemas.openxmlformats.org/officeDocument/2006/relationships/image" Target="media/image610.png"/><Relationship Id="rId621" Type="http://schemas.openxmlformats.org/officeDocument/2006/relationships/customXml" Target="ink/ink309.xml"/><Relationship Id="rId663" Type="http://schemas.openxmlformats.org/officeDocument/2006/relationships/customXml" Target="ink/ink330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26.png"/><Relationship Id="rId316" Type="http://schemas.openxmlformats.org/officeDocument/2006/relationships/image" Target="media/image153.png"/><Relationship Id="rId523" Type="http://schemas.openxmlformats.org/officeDocument/2006/relationships/customXml" Target="ink/ink260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6.png"/><Relationship Id="rId358" Type="http://schemas.openxmlformats.org/officeDocument/2006/relationships/image" Target="media/image174.png"/><Relationship Id="rId565" Type="http://schemas.openxmlformats.org/officeDocument/2006/relationships/customXml" Target="ink/ink281.xml"/><Relationship Id="rId162" Type="http://schemas.openxmlformats.org/officeDocument/2006/relationships/image" Target="media/image77.png"/><Relationship Id="rId218" Type="http://schemas.openxmlformats.org/officeDocument/2006/relationships/image" Target="media/image105.png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632" Type="http://schemas.openxmlformats.org/officeDocument/2006/relationships/image" Target="media/image1280.png"/><Relationship Id="rId271" Type="http://schemas.openxmlformats.org/officeDocument/2006/relationships/customXml" Target="ink/ink133.xml"/><Relationship Id="rId674" Type="http://schemas.openxmlformats.org/officeDocument/2006/relationships/image" Target="media/image1500.png"/><Relationship Id="rId24" Type="http://schemas.openxmlformats.org/officeDocument/2006/relationships/image" Target="media/image9.png"/><Relationship Id="rId66" Type="http://schemas.openxmlformats.org/officeDocument/2006/relationships/image" Target="media/image29.png"/><Relationship Id="rId131" Type="http://schemas.openxmlformats.org/officeDocument/2006/relationships/customXml" Target="ink/ink63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790.png"/><Relationship Id="rId576" Type="http://schemas.openxmlformats.org/officeDocument/2006/relationships/image" Target="media/image1000.png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85.png"/><Relationship Id="rId436" Type="http://schemas.openxmlformats.org/officeDocument/2006/relationships/image" Target="media/image300.png"/><Relationship Id="rId601" Type="http://schemas.openxmlformats.org/officeDocument/2006/relationships/customXml" Target="ink/ink299.xml"/><Relationship Id="rId643" Type="http://schemas.openxmlformats.org/officeDocument/2006/relationships/customXml" Target="ink/ink320.xml"/><Relationship Id="rId240" Type="http://schemas.openxmlformats.org/officeDocument/2006/relationships/image" Target="media/image116.png"/><Relationship Id="rId478" Type="http://schemas.openxmlformats.org/officeDocument/2006/relationships/image" Target="media/image510.png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6.png"/><Relationship Id="rId282" Type="http://schemas.openxmlformats.org/officeDocument/2006/relationships/customXml" Target="ink/ink139.xml"/><Relationship Id="rId338" Type="http://schemas.openxmlformats.org/officeDocument/2006/relationships/image" Target="media/image164.png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8" Type="http://schemas.openxmlformats.org/officeDocument/2006/relationships/image" Target="media/image1.png"/><Relationship Id="rId142" Type="http://schemas.openxmlformats.org/officeDocument/2006/relationships/image" Target="media/image67.png"/><Relationship Id="rId184" Type="http://schemas.openxmlformats.org/officeDocument/2006/relationships/image" Target="media/image88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image" Target="media/image1180.png"/><Relationship Id="rId251" Type="http://schemas.openxmlformats.org/officeDocument/2006/relationships/customXml" Target="ink/ink123.xml"/><Relationship Id="rId489" Type="http://schemas.openxmlformats.org/officeDocument/2006/relationships/customXml" Target="ink/ink243.xml"/><Relationship Id="rId654" Type="http://schemas.openxmlformats.org/officeDocument/2006/relationships/image" Target="media/image1390.png"/><Relationship Id="rId46" Type="http://schemas.openxmlformats.org/officeDocument/2006/relationships/image" Target="media/image20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690.png"/><Relationship Id="rId556" Type="http://schemas.openxmlformats.org/officeDocument/2006/relationships/image" Target="media/image900.png"/><Relationship Id="rId88" Type="http://schemas.openxmlformats.org/officeDocument/2006/relationships/image" Target="media/image40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75.png"/><Relationship Id="rId416" Type="http://schemas.openxmlformats.org/officeDocument/2006/relationships/image" Target="media/image203.png"/><Relationship Id="rId598" Type="http://schemas.openxmlformats.org/officeDocument/2006/relationships/image" Target="media/image1110.png"/><Relationship Id="rId220" Type="http://schemas.openxmlformats.org/officeDocument/2006/relationships/image" Target="media/image106.png"/><Relationship Id="rId458" Type="http://schemas.openxmlformats.org/officeDocument/2006/relationships/image" Target="media/image410.png"/><Relationship Id="rId623" Type="http://schemas.openxmlformats.org/officeDocument/2006/relationships/customXml" Target="ink/ink310.xml"/><Relationship Id="rId665" Type="http://schemas.openxmlformats.org/officeDocument/2006/relationships/customXml" Target="ink/ink331.xml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127.png"/><Relationship Id="rId318" Type="http://schemas.openxmlformats.org/officeDocument/2006/relationships/image" Target="media/image154.png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99" Type="http://schemas.openxmlformats.org/officeDocument/2006/relationships/customXml" Target="ink/ink47.xml"/><Relationship Id="rId122" Type="http://schemas.openxmlformats.org/officeDocument/2006/relationships/image" Target="media/image57.png"/><Relationship Id="rId164" Type="http://schemas.openxmlformats.org/officeDocument/2006/relationships/image" Target="media/image78.png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634" Type="http://schemas.openxmlformats.org/officeDocument/2006/relationships/image" Target="media/image1290.png"/><Relationship Id="rId676" Type="http://schemas.openxmlformats.org/officeDocument/2006/relationships/image" Target="media/image1510.png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273" Type="http://schemas.openxmlformats.org/officeDocument/2006/relationships/image" Target="media/image132.png"/><Relationship Id="rId329" Type="http://schemas.openxmlformats.org/officeDocument/2006/relationships/customXml" Target="ink/ink163.xml"/><Relationship Id="rId480" Type="http://schemas.openxmlformats.org/officeDocument/2006/relationships/image" Target="media/image520.png"/><Relationship Id="rId536" Type="http://schemas.openxmlformats.org/officeDocument/2006/relationships/image" Target="media/image800.png"/><Relationship Id="rId68" Type="http://schemas.openxmlformats.org/officeDocument/2006/relationships/image" Target="media/image30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65.png"/><Relationship Id="rId578" Type="http://schemas.openxmlformats.org/officeDocument/2006/relationships/image" Target="media/image1010.png"/><Relationship Id="rId200" Type="http://schemas.openxmlformats.org/officeDocument/2006/relationships/image" Target="media/image96.png"/><Relationship Id="rId382" Type="http://schemas.openxmlformats.org/officeDocument/2006/relationships/image" Target="media/image186.png"/><Relationship Id="rId438" Type="http://schemas.openxmlformats.org/officeDocument/2006/relationships/image" Target="media/image310.png"/><Relationship Id="rId603" Type="http://schemas.openxmlformats.org/officeDocument/2006/relationships/customXml" Target="ink/ink300.xml"/><Relationship Id="rId645" Type="http://schemas.openxmlformats.org/officeDocument/2006/relationships/customXml" Target="ink/ink321.xml"/><Relationship Id="rId242" Type="http://schemas.openxmlformats.org/officeDocument/2006/relationships/image" Target="media/image117.png"/><Relationship Id="rId284" Type="http://schemas.openxmlformats.org/officeDocument/2006/relationships/customXml" Target="ink/ink140.xml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47.png"/><Relationship Id="rId144" Type="http://schemas.openxmlformats.org/officeDocument/2006/relationships/image" Target="media/image68.png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90" Type="http://schemas.openxmlformats.org/officeDocument/2006/relationships/image" Target="media/image41.png"/><Relationship Id="rId186" Type="http://schemas.openxmlformats.org/officeDocument/2006/relationships/image" Target="media/image89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image" Target="media/image1190.png"/><Relationship Id="rId656" Type="http://schemas.openxmlformats.org/officeDocument/2006/relationships/image" Target="media/image1400.png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420.png"/><Relationship Id="rId516" Type="http://schemas.openxmlformats.org/officeDocument/2006/relationships/image" Target="media/image700.png"/><Relationship Id="rId48" Type="http://schemas.openxmlformats.org/officeDocument/2006/relationships/image" Target="media/image21.png"/><Relationship Id="rId113" Type="http://schemas.openxmlformats.org/officeDocument/2006/relationships/customXml" Target="ink/ink54.xml"/><Relationship Id="rId320" Type="http://schemas.openxmlformats.org/officeDocument/2006/relationships/image" Target="media/image155.png"/><Relationship Id="rId558" Type="http://schemas.openxmlformats.org/officeDocument/2006/relationships/image" Target="media/image910.png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76.png"/><Relationship Id="rId418" Type="http://schemas.openxmlformats.org/officeDocument/2006/relationships/image" Target="media/image210.png"/><Relationship Id="rId625" Type="http://schemas.openxmlformats.org/officeDocument/2006/relationships/customXml" Target="ink/ink311.xml"/><Relationship Id="rId222" Type="http://schemas.openxmlformats.org/officeDocument/2006/relationships/image" Target="media/image107.png"/><Relationship Id="rId264" Type="http://schemas.openxmlformats.org/officeDocument/2006/relationships/image" Target="media/image128.png"/><Relationship Id="rId471" Type="http://schemas.openxmlformats.org/officeDocument/2006/relationships/customXml" Target="ink/ink234.xml"/><Relationship Id="rId667" Type="http://schemas.openxmlformats.org/officeDocument/2006/relationships/customXml" Target="ink/ink332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58.png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0" Type="http://schemas.openxmlformats.org/officeDocument/2006/relationships/image" Target="media/image31.png"/><Relationship Id="rId166" Type="http://schemas.openxmlformats.org/officeDocument/2006/relationships/image" Target="media/image79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image" Target="media/image1020.png"/><Relationship Id="rId636" Type="http://schemas.openxmlformats.org/officeDocument/2006/relationships/image" Target="media/image1300.png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320.png"/><Relationship Id="rId678" Type="http://schemas.openxmlformats.org/officeDocument/2006/relationships/footer" Target="footer1.xml"/><Relationship Id="rId28" Type="http://schemas.openxmlformats.org/officeDocument/2006/relationships/image" Target="media/image11.png"/><Relationship Id="rId275" Type="http://schemas.openxmlformats.org/officeDocument/2006/relationships/image" Target="media/image133.png"/><Relationship Id="rId300" Type="http://schemas.openxmlformats.org/officeDocument/2006/relationships/image" Target="media/image145.png"/><Relationship Id="rId482" Type="http://schemas.openxmlformats.org/officeDocument/2006/relationships/image" Target="media/image530.png"/><Relationship Id="rId538" Type="http://schemas.openxmlformats.org/officeDocument/2006/relationships/image" Target="media/image810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66.png"/><Relationship Id="rId384" Type="http://schemas.openxmlformats.org/officeDocument/2006/relationships/image" Target="media/image187.png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202" Type="http://schemas.openxmlformats.org/officeDocument/2006/relationships/image" Target="media/image97.png"/><Relationship Id="rId244" Type="http://schemas.openxmlformats.org/officeDocument/2006/relationships/image" Target="media/image118.png"/><Relationship Id="rId647" Type="http://schemas.openxmlformats.org/officeDocument/2006/relationships/customXml" Target="ink/ink322.xml"/><Relationship Id="rId39" Type="http://schemas.openxmlformats.org/officeDocument/2006/relationships/customXml" Target="ink/ink17.xml"/><Relationship Id="rId286" Type="http://schemas.openxmlformats.org/officeDocument/2006/relationships/image" Target="media/image138.png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50" Type="http://schemas.openxmlformats.org/officeDocument/2006/relationships/image" Target="media/image22.png"/><Relationship Id="rId104" Type="http://schemas.openxmlformats.org/officeDocument/2006/relationships/image" Target="media/image48.png"/><Relationship Id="rId146" Type="http://schemas.openxmlformats.org/officeDocument/2006/relationships/image" Target="media/image69.png"/><Relationship Id="rId188" Type="http://schemas.openxmlformats.org/officeDocument/2006/relationships/image" Target="media/image90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920.png"/><Relationship Id="rId92" Type="http://schemas.openxmlformats.org/officeDocument/2006/relationships/image" Target="media/image42.png"/><Relationship Id="rId213" Type="http://schemas.openxmlformats.org/officeDocument/2006/relationships/customXml" Target="ink/ink104.xml"/><Relationship Id="rId420" Type="http://schemas.openxmlformats.org/officeDocument/2006/relationships/image" Target="media/image220.png"/><Relationship Id="rId616" Type="http://schemas.openxmlformats.org/officeDocument/2006/relationships/image" Target="media/image1200.png"/><Relationship Id="rId658" Type="http://schemas.openxmlformats.org/officeDocument/2006/relationships/image" Target="media/image1410.png"/><Relationship Id="rId255" Type="http://schemas.openxmlformats.org/officeDocument/2006/relationships/customXml" Target="ink/ink125.xml"/><Relationship Id="rId297" Type="http://schemas.openxmlformats.org/officeDocument/2006/relationships/customXml" Target="ink/ink147.xml"/><Relationship Id="rId462" Type="http://schemas.openxmlformats.org/officeDocument/2006/relationships/image" Target="media/image430.png"/><Relationship Id="rId518" Type="http://schemas.openxmlformats.org/officeDocument/2006/relationships/image" Target="media/image710.png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56.png"/><Relationship Id="rId364" Type="http://schemas.openxmlformats.org/officeDocument/2006/relationships/image" Target="media/image177.png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customXml" Target="ink/ink284.xml"/><Relationship Id="rId627" Type="http://schemas.openxmlformats.org/officeDocument/2006/relationships/customXml" Target="ink/ink312.xml"/><Relationship Id="rId669" Type="http://schemas.openxmlformats.org/officeDocument/2006/relationships/customXml" Target="ink/ink333.xml"/><Relationship Id="rId19" Type="http://schemas.openxmlformats.org/officeDocument/2006/relationships/customXml" Target="ink/ink7.xml"/><Relationship Id="rId224" Type="http://schemas.openxmlformats.org/officeDocument/2006/relationships/image" Target="media/image108.png"/><Relationship Id="rId266" Type="http://schemas.openxmlformats.org/officeDocument/2006/relationships/image" Target="media/image129.png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microsoft.com/office/2011/relationships/people" Target="people.xml"/><Relationship Id="rId30" Type="http://schemas.openxmlformats.org/officeDocument/2006/relationships/image" Target="media/image12.png"/><Relationship Id="rId126" Type="http://schemas.openxmlformats.org/officeDocument/2006/relationships/image" Target="media/image59.png"/><Relationship Id="rId168" Type="http://schemas.openxmlformats.org/officeDocument/2006/relationships/image" Target="media/image80.png"/><Relationship Id="rId333" Type="http://schemas.openxmlformats.org/officeDocument/2006/relationships/customXml" Target="ink/ink165.xml"/><Relationship Id="rId540" Type="http://schemas.openxmlformats.org/officeDocument/2006/relationships/image" Target="media/image820.png"/><Relationship Id="rId72" Type="http://schemas.openxmlformats.org/officeDocument/2006/relationships/image" Target="media/image32.png"/><Relationship Id="rId375" Type="http://schemas.openxmlformats.org/officeDocument/2006/relationships/customXml" Target="ink/ink186.xml"/><Relationship Id="rId582" Type="http://schemas.openxmlformats.org/officeDocument/2006/relationships/image" Target="media/image1030.png"/><Relationship Id="rId638" Type="http://schemas.openxmlformats.org/officeDocument/2006/relationships/image" Target="media/image1310.png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image" Target="media/image134.png"/><Relationship Id="rId400" Type="http://schemas.openxmlformats.org/officeDocument/2006/relationships/image" Target="media/image195.png"/><Relationship Id="rId442" Type="http://schemas.openxmlformats.org/officeDocument/2006/relationships/image" Target="media/image330.png"/><Relationship Id="rId484" Type="http://schemas.openxmlformats.org/officeDocument/2006/relationships/image" Target="media/image540.png"/><Relationship Id="rId137" Type="http://schemas.openxmlformats.org/officeDocument/2006/relationships/customXml" Target="ink/ink66.xml"/><Relationship Id="rId302" Type="http://schemas.openxmlformats.org/officeDocument/2006/relationships/image" Target="media/image146.png"/><Relationship Id="rId344" Type="http://schemas.openxmlformats.org/officeDocument/2006/relationships/image" Target="media/image167.png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88.png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190" Type="http://schemas.openxmlformats.org/officeDocument/2006/relationships/image" Target="media/image91.png"/><Relationship Id="rId204" Type="http://schemas.openxmlformats.org/officeDocument/2006/relationships/image" Target="media/image98.png"/><Relationship Id="rId246" Type="http://schemas.openxmlformats.org/officeDocument/2006/relationships/image" Target="media/image119.png"/><Relationship Id="rId288" Type="http://schemas.openxmlformats.org/officeDocument/2006/relationships/image" Target="media/image139.png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image" Target="media/image1420.png"/><Relationship Id="rId106" Type="http://schemas.openxmlformats.org/officeDocument/2006/relationships/image" Target="media/image49.png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10" Type="http://schemas.openxmlformats.org/officeDocument/2006/relationships/image" Target="media/image2.png"/><Relationship Id="rId52" Type="http://schemas.openxmlformats.org/officeDocument/2006/relationships/image" Target="media/image23.png"/><Relationship Id="rId94" Type="http://schemas.openxmlformats.org/officeDocument/2006/relationships/image" Target="media/image43.png"/><Relationship Id="rId148" Type="http://schemas.openxmlformats.org/officeDocument/2006/relationships/image" Target="media/image70.png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720.png"/><Relationship Id="rId562" Type="http://schemas.openxmlformats.org/officeDocument/2006/relationships/image" Target="media/image930.png"/><Relationship Id="rId618" Type="http://schemas.openxmlformats.org/officeDocument/2006/relationships/image" Target="media/image1210.png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230.png"/><Relationship Id="rId464" Type="http://schemas.openxmlformats.org/officeDocument/2006/relationships/image" Target="media/image440.png"/><Relationship Id="rId299" Type="http://schemas.openxmlformats.org/officeDocument/2006/relationships/customXml" Target="ink/ink148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78.png"/><Relationship Id="rId573" Type="http://schemas.openxmlformats.org/officeDocument/2006/relationships/customXml" Target="ink/ink285.xml"/><Relationship Id="rId226" Type="http://schemas.openxmlformats.org/officeDocument/2006/relationships/image" Target="media/image109.png"/><Relationship Id="rId433" Type="http://schemas.openxmlformats.org/officeDocument/2006/relationships/customXml" Target="ink/ink215.xml"/><Relationship Id="rId640" Type="http://schemas.openxmlformats.org/officeDocument/2006/relationships/image" Target="media/image1320.png"/><Relationship Id="rId74" Type="http://schemas.openxmlformats.org/officeDocument/2006/relationships/image" Target="media/image33.png"/><Relationship Id="rId377" Type="http://schemas.openxmlformats.org/officeDocument/2006/relationships/customXml" Target="ink/ink187.xml"/><Relationship Id="rId500" Type="http://schemas.openxmlformats.org/officeDocument/2006/relationships/image" Target="media/image620.png"/><Relationship Id="rId584" Type="http://schemas.openxmlformats.org/officeDocument/2006/relationships/image" Target="media/image1040.png"/><Relationship Id="rId5" Type="http://schemas.openxmlformats.org/officeDocument/2006/relationships/footnotes" Target="footnotes.xml"/><Relationship Id="rId237" Type="http://schemas.openxmlformats.org/officeDocument/2006/relationships/customXml" Target="ink/ink116.xml"/><Relationship Id="rId444" Type="http://schemas.openxmlformats.org/officeDocument/2006/relationships/image" Target="media/image340.png"/><Relationship Id="rId651" Type="http://schemas.openxmlformats.org/officeDocument/2006/relationships/customXml" Target="ink/ink324.xml"/><Relationship Id="rId290" Type="http://schemas.openxmlformats.org/officeDocument/2006/relationships/image" Target="media/image140.png"/><Relationship Id="rId304" Type="http://schemas.openxmlformats.org/officeDocument/2006/relationships/image" Target="media/image147.png"/><Relationship Id="rId388" Type="http://schemas.openxmlformats.org/officeDocument/2006/relationships/image" Target="media/image189.png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85" Type="http://schemas.openxmlformats.org/officeDocument/2006/relationships/customXml" Target="ink/ink40.xml"/><Relationship Id="rId150" Type="http://schemas.openxmlformats.org/officeDocument/2006/relationships/image" Target="media/image71.png"/><Relationship Id="rId595" Type="http://schemas.openxmlformats.org/officeDocument/2006/relationships/customXml" Target="ink/ink296.xml"/><Relationship Id="rId248" Type="http://schemas.openxmlformats.org/officeDocument/2006/relationships/image" Target="media/image120.png"/><Relationship Id="rId455" Type="http://schemas.openxmlformats.org/officeDocument/2006/relationships/customXml" Target="ink/ink226.xml"/><Relationship Id="rId662" Type="http://schemas.openxmlformats.org/officeDocument/2006/relationships/image" Target="media/image1430.png"/><Relationship Id="rId12" Type="http://schemas.openxmlformats.org/officeDocument/2006/relationships/image" Target="media/image3.png"/><Relationship Id="rId108" Type="http://schemas.openxmlformats.org/officeDocument/2006/relationships/image" Target="media/image50.png"/><Relationship Id="rId315" Type="http://schemas.openxmlformats.org/officeDocument/2006/relationships/customXml" Target="ink/ink156.xml"/><Relationship Id="rId522" Type="http://schemas.openxmlformats.org/officeDocument/2006/relationships/image" Target="media/image730.png"/><Relationship Id="rId96" Type="http://schemas.openxmlformats.org/officeDocument/2006/relationships/image" Target="media/image44.png"/><Relationship Id="rId161" Type="http://schemas.openxmlformats.org/officeDocument/2006/relationships/customXml" Target="ink/ink78.xml"/><Relationship Id="rId399" Type="http://schemas.openxmlformats.org/officeDocument/2006/relationships/customXml" Target="ink/ink198.xml"/><Relationship Id="rId259" Type="http://schemas.openxmlformats.org/officeDocument/2006/relationships/customXml" Target="ink/ink127.xml"/><Relationship Id="rId466" Type="http://schemas.openxmlformats.org/officeDocument/2006/relationships/image" Target="media/image450.png"/><Relationship Id="rId673" Type="http://schemas.openxmlformats.org/officeDocument/2006/relationships/customXml" Target="ink/ink335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58.png"/><Relationship Id="rId533" Type="http://schemas.openxmlformats.org/officeDocument/2006/relationships/customXml" Target="ink/ink265.xml"/><Relationship Id="rId172" Type="http://schemas.openxmlformats.org/officeDocument/2006/relationships/image" Target="media/image82.png"/><Relationship Id="rId477" Type="http://schemas.openxmlformats.org/officeDocument/2006/relationships/customXml" Target="ink/ink237.xml"/><Relationship Id="rId600" Type="http://schemas.openxmlformats.org/officeDocument/2006/relationships/image" Target="media/image1120.png"/><Relationship Id="rId337" Type="http://schemas.openxmlformats.org/officeDocument/2006/relationships/customXml" Target="ink/ink167.xml"/><Relationship Id="rId34" Type="http://schemas.openxmlformats.org/officeDocument/2006/relationships/image" Target="media/image14.png"/><Relationship Id="rId544" Type="http://schemas.openxmlformats.org/officeDocument/2006/relationships/image" Target="media/image840.png"/><Relationship Id="rId183" Type="http://schemas.openxmlformats.org/officeDocument/2006/relationships/customXml" Target="ink/ink89.xml"/><Relationship Id="rId390" Type="http://schemas.openxmlformats.org/officeDocument/2006/relationships/image" Target="media/image190.png"/><Relationship Id="rId404" Type="http://schemas.openxmlformats.org/officeDocument/2006/relationships/image" Target="media/image197.png"/><Relationship Id="rId611" Type="http://schemas.openxmlformats.org/officeDocument/2006/relationships/customXml" Target="ink/ink304.xml"/><Relationship Id="rId250" Type="http://schemas.openxmlformats.org/officeDocument/2006/relationships/image" Target="media/image121.png"/><Relationship Id="rId488" Type="http://schemas.openxmlformats.org/officeDocument/2006/relationships/image" Target="media/image560.png"/><Relationship Id="rId45" Type="http://schemas.openxmlformats.org/officeDocument/2006/relationships/customXml" Target="ink/ink20.xml"/><Relationship Id="rId110" Type="http://schemas.openxmlformats.org/officeDocument/2006/relationships/image" Target="media/image51.png"/><Relationship Id="rId348" Type="http://schemas.openxmlformats.org/officeDocument/2006/relationships/image" Target="media/image169.png"/><Relationship Id="rId555" Type="http://schemas.openxmlformats.org/officeDocument/2006/relationships/customXml" Target="ink/ink276.xml"/><Relationship Id="rId194" Type="http://schemas.openxmlformats.org/officeDocument/2006/relationships/image" Target="media/image93.png"/><Relationship Id="rId208" Type="http://schemas.openxmlformats.org/officeDocument/2006/relationships/image" Target="media/image100.png"/><Relationship Id="rId415" Type="http://schemas.openxmlformats.org/officeDocument/2006/relationships/customXml" Target="ink/ink206.xml"/><Relationship Id="rId622" Type="http://schemas.openxmlformats.org/officeDocument/2006/relationships/image" Target="media/image1230.png"/><Relationship Id="rId261" Type="http://schemas.openxmlformats.org/officeDocument/2006/relationships/customXml" Target="ink/ink128.xml"/><Relationship Id="rId499" Type="http://schemas.openxmlformats.org/officeDocument/2006/relationships/customXml" Target="ink/ink248.xml"/><Relationship Id="rId56" Type="http://schemas.openxmlformats.org/officeDocument/2006/relationships/image" Target="media/image25.png"/><Relationship Id="rId359" Type="http://schemas.openxmlformats.org/officeDocument/2006/relationships/customXml" Target="ink/ink178.xml"/><Relationship Id="rId566" Type="http://schemas.openxmlformats.org/officeDocument/2006/relationships/image" Target="media/image950.png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250.png"/><Relationship Id="rId633" Type="http://schemas.openxmlformats.org/officeDocument/2006/relationships/customXml" Target="ink/ink315.xml"/><Relationship Id="rId67" Type="http://schemas.openxmlformats.org/officeDocument/2006/relationships/customXml" Target="ink/ink31.xml"/><Relationship Id="rId272" Type="http://schemas.openxmlformats.org/officeDocument/2006/relationships/customXml" Target="ink/ink134.xml"/><Relationship Id="rId577" Type="http://schemas.openxmlformats.org/officeDocument/2006/relationships/customXml" Target="ink/ink287.xml"/><Relationship Id="rId132" Type="http://schemas.openxmlformats.org/officeDocument/2006/relationships/image" Target="media/image62.png"/><Relationship Id="rId437" Type="http://schemas.openxmlformats.org/officeDocument/2006/relationships/customXml" Target="ink/ink217.xml"/><Relationship Id="rId644" Type="http://schemas.openxmlformats.org/officeDocument/2006/relationships/image" Target="media/image1340.png"/><Relationship Id="rId283" Type="http://schemas.openxmlformats.org/officeDocument/2006/relationships/image" Target="media/image137.png"/><Relationship Id="rId490" Type="http://schemas.openxmlformats.org/officeDocument/2006/relationships/image" Target="media/image570.png"/><Relationship Id="rId504" Type="http://schemas.openxmlformats.org/officeDocument/2006/relationships/image" Target="media/image640.png"/><Relationship Id="rId78" Type="http://schemas.openxmlformats.org/officeDocument/2006/relationships/image" Target="media/image35.png"/><Relationship Id="rId143" Type="http://schemas.openxmlformats.org/officeDocument/2006/relationships/customXml" Target="ink/ink69.xml"/><Relationship Id="rId350" Type="http://schemas.openxmlformats.org/officeDocument/2006/relationships/image" Target="media/image170.png"/><Relationship Id="rId588" Type="http://schemas.openxmlformats.org/officeDocument/2006/relationships/image" Target="media/image1060.png"/><Relationship Id="rId9" Type="http://schemas.openxmlformats.org/officeDocument/2006/relationships/customXml" Target="ink/ink2.xml"/><Relationship Id="rId210" Type="http://schemas.openxmlformats.org/officeDocument/2006/relationships/image" Target="media/image101.png"/><Relationship Id="rId448" Type="http://schemas.openxmlformats.org/officeDocument/2006/relationships/image" Target="media/image360.png"/><Relationship Id="rId655" Type="http://schemas.openxmlformats.org/officeDocument/2006/relationships/customXml" Target="ink/ink326.xml"/><Relationship Id="rId294" Type="http://schemas.openxmlformats.org/officeDocument/2006/relationships/image" Target="media/image142.png"/><Relationship Id="rId308" Type="http://schemas.openxmlformats.org/officeDocument/2006/relationships/image" Target="media/image149.png"/><Relationship Id="rId515" Type="http://schemas.openxmlformats.org/officeDocument/2006/relationships/customXml" Target="ink/ink256.xml"/><Relationship Id="rId89" Type="http://schemas.openxmlformats.org/officeDocument/2006/relationships/customXml" Target="ink/ink42.xml"/><Relationship Id="rId154" Type="http://schemas.openxmlformats.org/officeDocument/2006/relationships/image" Target="media/image73.png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459" Type="http://schemas.openxmlformats.org/officeDocument/2006/relationships/customXml" Target="ink/ink228.xml"/><Relationship Id="rId666" Type="http://schemas.openxmlformats.org/officeDocument/2006/relationships/image" Target="media/image1460.png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319" Type="http://schemas.openxmlformats.org/officeDocument/2006/relationships/customXml" Target="ink/ink158.xml"/><Relationship Id="rId526" Type="http://schemas.openxmlformats.org/officeDocument/2006/relationships/image" Target="media/image750.png"/><Relationship Id="rId165" Type="http://schemas.openxmlformats.org/officeDocument/2006/relationships/customXml" Target="ink/ink80.xml"/><Relationship Id="rId372" Type="http://schemas.openxmlformats.org/officeDocument/2006/relationships/image" Target="media/image181.png"/><Relationship Id="rId677" Type="http://schemas.openxmlformats.org/officeDocument/2006/relationships/header" Target="header1.xml"/><Relationship Id="rId232" Type="http://schemas.openxmlformats.org/officeDocument/2006/relationships/image" Target="media/image112.png"/><Relationship Id="rId27" Type="http://schemas.openxmlformats.org/officeDocument/2006/relationships/customXml" Target="ink/ink11.xml"/><Relationship Id="rId537" Type="http://schemas.openxmlformats.org/officeDocument/2006/relationships/customXml" Target="ink/ink267.xml"/><Relationship Id="rId80" Type="http://schemas.openxmlformats.org/officeDocument/2006/relationships/image" Target="media/image36.png"/><Relationship Id="rId176" Type="http://schemas.openxmlformats.org/officeDocument/2006/relationships/image" Target="media/image84.png"/><Relationship Id="rId383" Type="http://schemas.openxmlformats.org/officeDocument/2006/relationships/customXml" Target="ink/ink190.xml"/><Relationship Id="rId590" Type="http://schemas.openxmlformats.org/officeDocument/2006/relationships/image" Target="media/image1070.png"/><Relationship Id="rId604" Type="http://schemas.openxmlformats.org/officeDocument/2006/relationships/image" Target="media/image1140.png"/><Relationship Id="rId243" Type="http://schemas.openxmlformats.org/officeDocument/2006/relationships/customXml" Target="ink/ink119.xml"/><Relationship Id="rId450" Type="http://schemas.openxmlformats.org/officeDocument/2006/relationships/image" Target="media/image370.png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image" Target="media/image150.png"/><Relationship Id="rId548" Type="http://schemas.openxmlformats.org/officeDocument/2006/relationships/image" Target="media/image86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4:45.458"/>
    </inkml:context>
    <inkml:brush xml:id="br0">
      <inkml:brushProperty name="width" value="0.25" units="cm"/>
      <inkml:brushProperty name="height" value="0.5" units="cm"/>
      <inkml:brushProperty name="color" value="#FFFF00"/>
      <inkml:brushProperty name="tip" value="rectangle"/>
      <inkml:brushProperty name="rasterOp" value="maskPen"/>
    </inkml:brush>
  </inkml:definitions>
  <inkml:trace contextRef="#ctx0" brushRef="#br0">0 128 4913,'0'0'0,"0"-2"200,0 0-32,4-2-48,9 2-32,-11 0 8,-2 2-96,14 0 120,-3-2 8,-1 0 16,1 0-16,1 2-24,-2 0-32,-10 0-72,11 0 40,-1 0-16,1 0-8,1 0-8,-3 0 16,3 0-16,-12 0-8,11 0 0,-1 2 8,-6-2-16,11 0-8,-5 0 32,-6 0 16,-4 0-32,17 0 32,-13 0 32,9-2-16,-1 2 88,-2-1 64,1-1 88,-11 2-288,12-4 304,1 2 40,-3 0 40,1-2-16,3 0 8,-5 2-80,-9 2-296,12-3 273,-1-1-41,1 2-16,0 0-8,-1-2-16,3 2-48,-14 2-144,11-2 128,-1 1-24,1-1-32,-1 2-8,1-2 16,-1 2-56,-10 0-24,12 0 0,-1 0 24,-1 0-16,1 0 72,-1 0-32,-6 2-32,-4-2-16,13 3-16,-9-1-24,11 0 48,-11 2 0,10-2 24,-10 0 0,-4-2-32,15 4-16,-11-4 32,9 2-24,-9 1 40,10-1-24,-11-2-8,-3 0 0,16 2 24,-12 2 8,11-4 32,-5 2-8,-7-2-8,15 0-16,-18 0-32,9 0 32,3 2 0,-2-2 72,1 0-16,-1 4 8,-6-4 0,-4 0-96,15 2 64,-4-2 16,1 1 0,-2 3 0,1-2-16,-1-2 0,-10 0-64,11 4 56,-1-2 40,1 0 16,-1 2-64,2-1 16,-9-1-64,-3-2 0,14 4-16,-10 0 56,11 0-8,-11 7 0,9-11 8,-1 4-8,-12-4-32,10 4 16,1 0 48,1-1-16,1-1 16,-1 2 0,1 0-32,-13-4-32,14 2 64,-1 0 48,-1 1-48,1-1 48,-1 2-24,3-2 0,-15-2-88,13 0 120,5 0 73,-1 0-17,0 0 8,1 0-8,-1 0-48,-17 0-128,19 0 184,1 0-24,-1 0-16,4 0 0,-2-2-56,2 2 8,-23 0-96,23-2 104,2 0-56,-4 0 8,0 2-32,3-1 8,1-1 24,-25 2-56,25 0 48,0-2-8,0 0-24,1-2-8,1 0 8,-2 2 16,-25 2-32,27-2 32,-2-3 0,2 3 0,-2 0-32,0-2 24,0 2-8,-25 2-16,27-2 8,0-1 0,0 1 32,0 0-32,-2-2 16,0 4 0,-25 0-24,25-4 16,0 2 24,0 2-24,-2-2 8,-2 0 0,2 2 8,-23 0-32,23-2 48,0 1-16,2 1 8,0-2-24,0 0 8,0 2 0,-25 0-24,24-2 48,-1 0-40,-2 0-8,2 0 24,-2 0-24,2 0 32,-23 2-32,19-2 24,2 1 0,-1-1-8,1 0 0,0 0 8,0-2-8,-21 4-16,21-2 24,0 0-8,1-2 0,1-1-8,-2 1 8,0 0 8,-21 4-24,23-4 32,0 0-24,0-1 32,2-1-16,-2 2 8,-23 4-32,25-5 32,-3 1-16,1-2-8,2 0 8,-2 2-8,0 1 0,-23 3-8,21-4 16,0 2-8,2-2 8,-2 0-8,4 1-8,0 1 0,-25 2 0,25-4 0,-2 4 16,0-2 8,1 2-8,-1 0-16,-4-2 24,-19 2-24,23 0-8,-2 0 8,-2 0 0,1 0 0,-1 0 8,0 4-16,-19-4 8,19 0 32,-1 2-40,3 2-8,-2-3 16,-2 5-24,4-4 40,-21-2-16,18 2 24,1 2-16,-2 0 8,1-3-8,-3 3-8,0-2 16,-15-2-16,20 4 24,-5-2-8,4 2 0,0 0 8,-3-3-24,3 1 32,-19-2-32,17 0 64,1 0-56,1 4 0,0-4-24,0 0 0,-1 2 112,-18-2-96,17 0 72,-2 0-48,3 2-8,-1-2-56,-2 4 16,3-4 128,-18 0-104,17 2 96,-2-2-72,3 3 8,1-3-64,-2 2-16,2 0 96,-19-2-48,20 4 48,-5-2-16,4 0-24,-1 2-16,-1-2 16,0 1 56,-17-3-64,16 2 120,-3 2-96,2 0-64,-1 0-8,3 0 16,-1 7 64,-16-11-32,15 0 72,0 4-72,1 0-80,1-1 80,0-1-16,-1 0 56,-16-2-40,17 4 24,0-2-40,1 2 16,1-4 0,-2 0 120,1 2-32,-18-2-88,19 0 80,-2 0-64,4 0-64,0 0 48,-1 0-48,-1 0 80,-19 0-32,21 0 16,-4 0-16,5 0 48,-3 0-40,2-2 40,-4 2-48,-17 0 0,16-2 0,1 0 0,0 2 24,-1-2 24,1 0-48,-2 0 24,-15 2-24,14 0-48,1-4 24,-1 4 64,1-2-8,-2 1 8,3 1-32,-16 0-8,13-2-8,1 0 16,-3 2-8,3-2 24,-3 0 0,1 2-32,-12 0 8,11-2 0,3 0 48,-1 2-23,-1-4 7,1 2-16,-1 2-40,-12 0 24,11-1 0,1-1 32,1 0-8,-1 0 0,1 2-24,-1-4-32,-12 4 32,12 0-16,-1-2 32,1 0-8,-1 2 64,-1-2-56,-6 2-32,-4 0 16,15-2 16,-11 2-56,9 0 40,-9 0 24,0 0-24,6 0-8,-10 0 8,3 0-16,1 0 56,6 0-8,-6 0-40,0 0 16,-1 4-56,-3-4 48,4 0-24,0 0 72,0 0-8,0 0-16,0 2-8,0-2-40,-4 0 24,1 0 0,3 0 72,-2 0-72,2 0 24,-2 0-16,-2 0-64,0 0 56,2 0 0,2 0 32,-2 0-16,0 0-8,1 0 8,1 0-8,-4 0-8,4 0-24,0 0-8,0 0-8,5 0-8,-5-2 48,0 2 0,-4 0 0,10-2-16,-6 2 56,7 0-24,-9-2-16,10 2 8,-10 0-32,-2 0 24,3 0 0,11 0 16,-10 0-16,9 0 8,-9-2-8,9 2 0,-13 0 0,12-1 0,-8-1-8,11 2-8,-3 0 16,-1-2-8,1 0 32,-12 2-24,11 0 8,3-4-8,-1 4 0,-1-4 16,1 4-16,-1-4 0,-12 4 0,11-1 32,1-1-16,-1-2-8,5 2 16,-5-2-24,3 0 24,-14 4-24,13-3 48,1-1 16,1 0 72,-1 0-16,1 0 72,2 0 32,-17 4-224,16-3 232,-1-1 32,0 2-24,1-2-32,-3 2-32,1 0-32,-14 2-144,13-2 104,3 2-16,-3-1-24,1-1 0,-1 2-8,-1 0-8,-12 0-48,13 0 56,-1 0-8,-1 0 8,3 0-32,-3 0 16,1 0-16,-12 0-24,11 0 24,-1 0 0,3 0-24,-3 0 40,1 0-8,1 0 8,-12 0-40,12 0 40,-3 0-32,3 0 8,-3 2-8,-5-2-8,12 1 16,-16-1-16,3 0 16,11 4 8,-10-4-8,7 2 8,-9-2-8,2 4-16,-4-4 0,12 2 40,-11 0-40,3 2 0,0-3 8,8 1-32,-8 2 24,-4-4 0,11 2 24,-9 2-24,10-2 16,-9 0-16,9 2-24,-10-3 24,-2-1 0,13 2 8,-9-2 8,8 4-8,-8-2 32,7 0-40,-7 2 0,-4-4 0,13 2 80,-9 1-88,10-3 8,-10 2 24,9-2-48,-9 2 32,-4-2-8,15 0 112,-3 0-112,-3 4 0,3-4 8,-1 0-56,1 0 32,-12 0 16,10 0 0,3 0 0,-1 0 24,-1 0 32,1 0-16,1-2 64,-13 2-104,12-2-16,1 2 48,1-2-8,-5 0-48,5 2 72,-3-1 88,-11 1-136,12-2 40,1 2-40,1-4 0,-1 2-120,1 2 136,-3-4-32,-11 4 16,16 0 0,-3-2 0,1 0-24,-1 2 64,0 0 8,1 0-8,-14 0-40,10-2 16,1 1-56,3 1 0,-5 0 0,3-2 56,-1 2-8,-11 0-8,10-2 0,1 2-8,1 0-48,-8-2 112,9 0-48,-9 2 72,-4 0-80,15-2 16,-11 0-72,10 0 72,-10 0 0,9 0-8,-3-1 32,-10 3-40,4-2 0,9 0-8,-9-2 16,7 4 64,-7-4-48,8 2-40,-12 2 16,4-2 16,9 0-80,-9 1 32,6-1 48,-9 2-32,5 0 16,-6 0 0,4 0 32,6 0-48,-10 0 56,4 0 16,-3 0-72,3 0 16,-4 0 0,2 2-56,2-2-8,-4 1 120,0-1-8,0 4 8,0-2-56,0-2 0,0 4-56,0-2 72,0 0 0,0 2 48,-2-4-48,0 1-80,2-1 64,-2 2-48,-2 2 80,3-4-16,-1 0-32,0 2 32,0-2-64,2 0 48,-2 0 48,0 0 112,2 0-96,-2 0-24,0 0-24,2 0-112,0 0 96,-2 0-24,0 0 8,-2 0 56,2-2-64,1 2 24,-1-2-96,2 2 96,-2-2-136,-2 0 32,2 1-216,-2-1-24,2 0-256,0 2-416,2 0 1016,0-2-1504,-2 0-905,0 0-1456,0 0 328,2 0-3200,0 2 6737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6:34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0 508 1688,'0'0'0,"0"0"352,0 0-352,2 0 368,2-2 0,-2 2 16,2-2 32,-1 2 40,-1-2 40,-2 2-496,2 0 489,2-2 23,0 0 32,0 2-24,0-1 48,7-1 24,-11 2-592,2-2 568,2 0-32,8 0-23,-9-2-81,1 2-72,8 0 8,-12 2-368,4-2 256,7 0-32,-7 0-32,8 1-48,-9-3-40,9 4-32,-12 0-72,4-4 72,5 2-72,-5-2 56,10 0-16,-12 2-32,9-1 56,-11 3-64,4-4 24,8 2-48,-8-2 80,7-2-120,-9 2-16,10 1-48,-12 3 128,2-4-288,1-2-192,9 0-312,-10-3-353,2 5-263,0 0-32,-4 4 1440,3-4-1329,1 0 177,-2 0 160,2 1 304,-2-1-1056,-2 4 1744</inkml:trace>
  <inkml:trace contextRef="#ctx0" brushRef="#br0" timeOffset="1">345 272 2088,'0'0'0,"0"0"488,0 0-488,0 0 432,0 0-16,0 4 0,0-4 40,0 4 33,0-2 15,0-2-504,0 4 496,0 0-40,0-1-32,4 9-24,-4-10-8,0 7-16,0-9-376,1 4 400,-1 8-48,0-8-40,2 7-16,-2-9-55,4 11-17,-4-13-224,0 4 192,2 6-40,-2-8-56,4 9-24,-4-9-16,2 2-16,-2-4-40,0 4 40,2 0-40,-2-1 8,0 3-8,4-4-24,-4 0-8,0-2 32,2 0-128,-2 0-192,0 0-265,2 0-335,-2 0-224,0 0-128,0 0 1272,0-2-1241,3-2 137,-3 0 136,2-1 248,-2-1-1040,0 6 1760</inkml:trace>
  <inkml:trace contextRef="#ctx0" brushRef="#br0" timeOffset="2">352 82 1632,'0'0'0,"-2"-3"368,1-1 24,1 4-392,-4-12 424,0 7 32,2 1 56,0 0 24,0 2 1,0 0-49,2 2-488,-4-2 440,4 0-80,-5 2-72,5 0-64,-4 0-80,4 0-88,0 0-56,-2 2 40,0 0-48,2 2-24,-2 7 0,0-9 0,2 10-8,0-12 40,-2 4-40,2 11-40,0-11-72,0 9-136,0-9-152,0 9-224,0-13 664,0 4-825,0 8-55,0-10 24,2 9 192,2-7-1096,-4-4 1760</inkml:trace>
  <inkml:trace contextRef="#ctx0" brushRef="#br0" timeOffset="3">474 38 1536,'0'0'0,"0"-3"336,0-1-24,0-2 24,0 2-8,0 4-328,0-4 296,0 0 24,0 1 16,0 1 32,0 0 24,0 0-47,0 2-345,0-2 360,0 0-16,2 2 0,-2 0 24,0 0-64,0 0-304,0 0 288,0 0-16,2 6-16,-2-2 0,3 5-8,-3-7-8,0-2-240,0 14 224,2-11-24,-2 9 0,0-1-8,0-1-16,0 1-8,0-11-168,0 14 185,0-3-57,0 3-8,0-3-24,0 1-24,2 1 40,-2-1-32,0-12-80,4 13 96,-2-1-40,-2-1 8,2 3 24,-2-3-8,4-1-32,-4-10-48,2 11 40,2-1-24,-4-6-32,2 11 64,-1-11-48,3 9 16,-4-13-16,2 4 32,0 8-24,-2-11 16,4 11 8,-2-10-72,-2 2-16,0-4 56,2 9-64,2-9-80,-2 4-24,-2 0-152,3 0-240,-1-2-265,-2-2 825,2 4-1064,2-4-152,-4 0-112,2 0 39,0 0 105,2-2 136,-4 2 1048,2-4-1448,-2 4 1448</inkml:trace>
  <inkml:trace contextRef="#ctx0" brushRef="#br0" timeOffset="4">645 184 696,'0'0'0,"-2"0"456,0 0-264,2 2 56,0-2-248,-2 0 256,0 0 24,2 0 32,-2 0 16,1 0 40,1 4-8,0-4-360,-2 0 344,0 0-32,2 0-16,0 0-15,-2 0-9,2 0-16,0 0-256,0 0 256,0 2-16,0-2 24,0 0-8,0 0-16,2 0-8,-2 0-232,4 0 200,-3-2-24,1 2-24,2-2-16,0 0-24,0 2 0,-4 0-112,10-4 120,-7 0-32,7-1 16,-6 1-56,7 0-16,-7-6 8,-4 10-40,10-4 16,-6-1 8,7-5 32,-7 6-24,6-7 8,-6 5 0,-4 6-40,4-10 8,5 7 8,-7-7 0,2 6 0,0 0-16,0 1 16,-4 3-16,3-4 24,-1 0-8,2 0 8,-2 0-24,-2 2 0,0 0 16,0 2-16,2-2 80,-2 1-32,0 1-8,0 0-8,0 0-40,-4 0-8,4 0 16,-4 3 40,1-1-32,-3 2-8,2 8 16,0-10-24,-2 9-32,6-11 40,-5 4 24,-5 7-64,6-7 0,0 8 24,-2-8-32,-3 9 16,9-13 32,-4 4 16,0 9-8,0-9-8,0 9 16,1-9-24,-1 8-16,4-12 24,-4 4 24,0 7-24,0-9 0,4 10 8,-4-9-48,4 7 48,0-10-8,-4 2 56,4 9-40,-2-9 32,1 2-32,1 0-64,0 0 40,0-4 8,0 4 24,0 1-16,0-3 16,3 0-16,-1 2-16,0-2-16,-2-2 24,4 0 8,0 2 8,0-2 0,0 0 8,0 0-48,5 0 40,-9 0-16,4 0 32,0 0-8,5 0-16,-5 0 8,6 0-32,-8 0 48,-2 0-32,11-2 0,-7 0-24,8-2-8,-8 0-40,9 1-8,-9-1-32,-4 4 112,15-4-176,-3-2-48,1 2-48,-1-7-200,1 7-136,1-6-232,-14 10 840,13-3-1024,3-9-9,-3 6-15,5-5 152,-3 7-848,-15 4 1744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11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40 4008,'0'0'0,"-1"0"112,-1-2-56,1 1-24,-1 0 0,1 0-32,1 1 0,-1 0 16,0-1-16,0 0 0,0 0 16,1 1-32,-1-1 0,1 1 16,0 0 16,-1 0-40,1 0 0,-1 0-16,1 0-16,0 0 8,0 0 48,0 1-8,0 1-16,0 0-8,0 3 32,2-4-16,-2 4 48,0-5-32,0 2 32,0 3-24,1-3 8,-1 4-32,0-1 8,1-1 40,-1-4-32,1 4 40,0 0-16,0 0 0,0-2-8,0 4 0,0-5 32,-1-1-48,2 5 40,-1-3-8,1 2-16,3-3 8,-4 1-16,3-1 48,-4-1-56,1 2 40,0-1 8,4 1 8,-4-1-24,0 0 32,4-1 9,-5 0-73,1 0 48,4 0 8,-4 0 0,3 0 8,-2 0 64,3-1 0,-5 1-128,1-2 128,4 0-24,-4-2-32,5 2-16,-5-3 8,5 1-8,-6 4-56,1-5 16,5 0 8,-5-1-16,5 0 40,-4 0 0,4 0-40,-6 6-8,1-6 8,3 1-24,-3-1 0,1 1 40,2-1 8,-4 1-24,0 5-8,2-4 16,-1 0-24,0 0-8,0 2 0,0-2 8,-1 3 32,0 1-24,0-2 48,1 1-16,-1-1 56,0 1-48,0 1-16,0-1-24,0 1 0,0 0-40,0 0-16,0 1 40,0 0 40,0-1-24,0 2-72,0-1 40,0 4-16,0-3 16,0 3 32,0 0-24,0-5 24,0 5 8,0 2-16,1-1 16,0-1-8,0 2-16,-1-1 0,0-6 16,2 8-32,0-1 40,-1 2 8,1 0-48,2 0 16,-3 0-32,-1-9 48,1 10-48,1 1 80,-1-1-48,4 2 24,-4 0-24,1-1-32,-2-11 48,1 12-8,1-1-32,2 0 16,-4 0 16,2 0 0,-1 0-16,-1-11 24,1 12-8,1 0 8,-1-1-32,0 2 8,0 0 8,0 0-16,-1-13 32,0 13-16,0 0-8,0 0 16,0 0 8,0-1 16,-1 0 16,1-12-32,-1 12 24,-1 0 8,-2-2 16,3 1 16,-4-2 16,3 1 24,2-10-104,-5 9 136,0 0 32,1 0 8,0 0 8,-2 0 16,1 0-16,5-9-184,-5 9 192,-2-2-40,2 0 8,-2 0-16,0-1-16,0 0 24,7-6-152,-8 5 144,1 0 16,-2-1 16,1-2 16,0 2 8,-1-4 16,9 0-216,-8 1 216,-1-1-48,1 0 8,-1 0-31,0 0-25,1-2 8,8 2-128,-9-5 104,1 0 8,0 0-32,-1-1 24,2-1 0,-1-1-24,8 8-80,-7-8 80,0-2-56,1-1-24,0 1-8,1-1-24,0 0 24,5 11 8,-4-10-16,2-1 0,-3 1-32,4 0-16,-1-1-40,0 0-48,2 11 152,0-11-208,0 1-104,1-1-145,4 0-255,-1 0-264,2-1-256,-6 12 1232,7-11-1224,1-1-2545,-8 12 3769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3:49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86 3928,'0'0'0,"0"0"264,0 0-48,0-1-48,0 1 25,0 0-193,1 0 176,-1-1 64,1 1 72,0-1-16,0 1-24,0 0-16,-1 0-256,3-1 216,-2 0 32,0 0 88,3 1-40,-3-1-56,3 1-16,-4 0-224,3-1 136,0 0 8,2 1 64,-1-1-88,1 1-8,0-1-16,-5 1-96,6 0 32,0-1 48,1 1 56,0 0-80,1 0-16,0 0 8,-8 0-48,9 0-48,1 0 80,0 0 24,1 0-56,1 0 8,0 0-8,-1-1-32,-11 1 32,12 0 8,0 0 16,0 0-32,1-1 8,1 1 0,-2-1-40,-12 1 40,14 0-48,-1-1 16,1 1 0,0-1 0,-1 1 32,0-1 0,-13 1 0,14 0 8,0 0-8,0 0 0,0 0 0,0 0-16,0 0 16,-14 0 0,13 0-24,1 0 24,0 0 0,1 0 0,-1-1-16,0 1-8,-14 0 24,14-2 0,-1 1 0,0 0 16,0-1 0,-1 1-16,0-2-8,-12 3 8,11-1 0,0-3 8,0 3 8,0-2-16,-1 1 24,1-2-16,-11 4-8,9-1 16,-1-3 0,0 3-16,0-2 32,-1 2-24,1-3 16,-8 4-24,7-1 24,-1 0-16,0-2 16,0 2-8,-1 0 0,0-1 0,-5 2-16,4-3 0,0 2 0,0 0-16,-1 0 0,0-1 0,0 1-48,-3 1 64,1-1-48,3 0-8,-2-1-24,1 1 40,-3 0-56,1 0-96,-1 1 192,1-1-328,-1 0-232,0 1-272,0-1-240,-1 1-169,1 0 1241,-3 0-3568,3 0 3568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3:48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3 265 3800,'0'0'0,"-1"-1"248,1-2-168,-1 0 16,1 0 56,0 0 24,0 3-176,0-3 185,0-1 23,0 1 32,1-1-8,0 1 40,-1 3-272,1-4 288,0 0-56,0 0-8,0 1 24,1-1-24,1 0-8,-3 4-216,1-3 240,0-1-24,3 0-8,-4 1 56,4-2-32,-3 1-56,-1 4-176,4-4 168,-3 0-32,3 0-24,-1-1 56,0 1-48,-2 1-40,-1 3-80,5-5 80,-2 1-39,0-1 39,2 1 8,-1 0-8,0-1-56,1 1 8,-5 4-32,5-4 56,0-1 48,1 0 0,0 0 8,0 0-64,0-1-72,-6 6 24,7-5 8,-1 0-16,0 0 40,0 0 8,1 0-24,0 0 0,-7 5-16,7-5 16,-1 1 40,1-1 0,1 1-32,-1 0-16,2 0-40,-9 4 32,8-5-16,0 1 24,0 0-8,0 1 0,0-1 0,0 1-24,-8 3 24,8-3 16,-1 1 64,0-1-56,0 1-16,0-1-8,-1 2-72,-6 1 72,7-1-24,-1 0 32,1 0 24,-1 0-32,1 0 0,0 0-8,-7 1 8,8-2-24,-1 2 88,1-1-64,-1 1 0,0-1-16,0 1-56,-7 0 72,7 0 0,-1 0 0,0 0 0,1 0-16,-1 0 16,0 1-16,-6-1 16,7 1-8,-1 0 16,0 0-32,1 2 8,-1-2 8,0 3-16,-6-4 24,7 1 0,-1 3 32,1-1 0,-1 0-8,0 0 16,0 0-56,-6-3 16,6 3 0,0 1-8,-1-1-8,1 1 16,0 0-24,-1-1 0,-5-3 24,5 4-16,0-1-16,-1 1 24,1 0-8,0-1 0,-1 1-8,-4-4 24,5 5-24,0-1 16,-1 0 0,1 0-8,0 0-8,0 0 8,-5-4 16,6 5-32,-1-1 16,0 0-16,0 1 8,-1-1 0,1 0-8,-5-4 32,5 5-32,-1 0 0,0-1-8,1 1 0,-1 0 16,0 0-16,-4-5 40,3 5-24,2 0 0,-2-1 16,1 0 0,-1 1-24,-3-5 32,3 4-24,0 0 0,0 0 8,0 0 0,-1 0 16,1-1-24,-2 0 24,-1-3 0,3 3-24,-2-2 24,2 3 0,-3-3 0,2 2 24,-2-3-24,1 0-8,0 1 8,2 1 0,-3 1-8,1-3 16,0 1-8,-1-1 0,1 1-8,0 0 16,-1 0-8,0 1 16,1-1 0,-1 0-16,0-1 0,0 1 8,0 0 0,0 0-24,0 0 24,0-1 0,0 0-16,0 0 8,0 1-8,-1 0-24,0 0 16,0-1-24,0 0-17,-3 1-31,4-1 88,-1 1-112,-2-1-16,1 1 8,-2-1 24,2 0 32,-1 0 32,3 0 32,-4 0-8,1-1 24,-1 0 0,1 0 8,-1 0 16,1-2 0,3 3-40,-4-1 24,0-2 0,0 1-8,1-2 0,-1 1 0,0 0 8,4 3-24,-3-3 32,-1 0-8,0 0-16,1 2 8,-1-4-24,1 4 32,3 1-24,-4-3 0,1 2 0,1-2-8,-1 2-24,0 0 40,0 0-16,3 1 8,-3-2 0,1 1-24,-1 1-24,2 0-32,-1-1-16,1 1 0,1 0 96,-1 0-96,0 0 0,0 1-16,0 0 0,0 0 16,1 2 8,0-3 88,-1 0-56,1 3-16,0-2-32,0 0 32,1 2-48,0-2 72,-1-1 48,3 1-48,-2 2-16,2-2 16,0 0-8,1 0 24,-1 0-8,-3-1 40,4 3-32,0-3 16,0 1-16,0-1 24,1 0-8,-1 0 40,-4 0-24,5 0-16,-1 0 32,1 0-8,-1 0-16,1-1 32,0 0 0,-5 1-24,5-1-24,0 0-16,1 0 32,0 0-8,-1 0 64,1 0-32,-6 1-16,6-1 0,-1 0 0,1 1 0,-1-1 0,0 1 16,0-1-32,-5 1 16,4 0 0,0 0 0,0 0 16,-1 0 8,0 0-16,-1 1 0,-2-1-8,3 1 8,-2-1 32,0 1-16,0-1 8,0 1-8,1 0-16,-2-1-8,0 1 32,1 1-16,-1-1 8,0 0 16,0 0 8,0 0 24,0-1-72,0 1 56,-1 0 8,1 0 16,-1 1 8,0-1-24,0-1-16,1 0-48,0 1 40,-2-1 8,1 0 104,1 0-40,-1 0 0,0 0 0,1 0-112,0 0 56,-1-1 72,1-2-24,0 2-64,0-3-8,1 3-48,-1 1 16,1-4 0,0 1 24,2-1-8,-2 0 0,2 0-16,-1 0 0,-2 4 0,3-4-16,0 0 16,0 1 0,1-1-16,0 1 0,-1 0 0,-3 3 16,4-3-24,0 0 0,1 0 24,-1 0-40,1-1 0,0 1-64,-5 3 104,6-3-192,1 0-160,-1 0-568,2-1-528,0 1-2961,-8 3 4409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3:47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67 2288,'0'0'0,"0"0"0,-1 0 288,0-2-120,0-1-40,1 3-8,-1-1 8,1-1 16,0 2-144,0-1 176,0-1 8,0-1 16,0 2 16,0-2-24,1 2 0,-1 1-192,0-3 176,2 1-31,-1-1-1,2 2 0,-2-3-24,3 1-16,-4 3-104,1-3 80,4 1-24,-2-1 0,1 1-24,0-2 0,0 3-24,-4 1-8,4-3 0,0 1 0,1-1-32,0 2 24,0-2-24,0 2 0,-5 1 32,6-1-24,0 0-24,0 0 0,-1 0-32,1 1-24,0 0-24,-6 0 128,4 0-160,1 1-1,-1 0-15,0 2-8,0-2-24,-1 3-48,-3-4 256,3 1-248,-2 4-8,2-2 40,-2 0 56,0 0 48,-1 0 48,0-3 64,1 3-24,-1 0 24,0 0 16,0 1 0,0-1 16,-1 0 8,1-3-40,-1 3 56,0 1 16,-3-1 8,3 1-8,-3 0 16,1-1 16,3-3-104,-3 5 112,-1-2 40,1 1-16,0-1 16,-1 0 32,0 0 8,4-3-192,-4 3 224,0 0 25,-1 1-41,0-1-32,1 0-48,0 0-48,4-3-80,-3 1 56,-1 3 0,0-3-32,1 2-8,0-2-16,0 3-32,3-4 32,-2 0-32,-1 3-8,1-2-32,-1 0-80,2 0-112,-1 0-177,2-1 441,-1 1-624,0 0-200,-1 0-1744,2-1 2568</inkml:trace>
  <inkml:trace contextRef="#ctx0" brushRef="#br0" timeOffset="1">183 164 2376,'0'0'0,"0"-1"360,0-2-56,0 2 0,0-2 8,0 3-312,0-1 328,0-2 32,-1 2-7,1-1-9,-1 1 8,0-1 8,1 2-360,-1-1 352,0 0 0,0-1-40,0 1-32,-1 1-32,1-1-32,1 1-216,-1 0 184,0 0-56,-1 0-40,-1 0-40,2 1-40,0 0-8,1-1 0,-3 3-8,2-2-8,-2 3 8,2 0-8,0-1 24,-2 1-24,3-4 16,-1 4 0,-1 0-8,1 0-16,-1 1 16,1-1-16,0 1 16,1-5 8,-1 4-24,0 1 8,1-1-8,-1 0 8,1 0 16,-1 0 8,1-4-8,0 3-8,0 0 0,0-1 8,0 1-16,0-2 8,1 0 16,-1-1-8,1 1 8,0 0 0,0 0 8,2-1 8,-2 0 24,2-1 16,-3 1-64,1-1 56,3 0-16,-1-2 8,-2 1-32,3-2-16,-1 1 40,-3 3-40,3-3 24,-2-1 8,3 1 16,-3-1-32,3 1 0,-2-1 8,-2 4-24,3-3 32,-2 0-24,2 1-16,-2-1 8,2 2 8,-3-2 0,0 3-8,1-2 16,0 1 0,0 1-40,-1-1 0,0 1 0,1 0 0,-1 0 24,0 0-48,1 1 24,-1 2-16,0-2 8,0 3 16,0-1 16,0-3 0,0 4-8,0 0 8,0 0 0,0-1-16,0 2 16,0-1 0,0-4 0,0 4-8,-1 0 24,1 0-16,0-1 0,0 0 0,0-2 8,0-1-8,0 5-16,0-4 0,0 2 8,1-2-48,0 0 32,1 0-40,-2-1 64,1 1-104,0 0-8,2-1-72,-2 0-32,-1 0-88,1-2-120,-1 2 424,2-1-528,1 0-40,-3-2 32,4 2 63,-4-3 89,4 3 72,-4 1 312,1-4-256,3 3 96,-3-3 32,3 1 56,-3 0 8,2 0 24,-3 3 40,1-3-16,3 0 8,-3 0 16,2 1 8,-2-2-8,0 3-8,-1 1 0,3-4 32,-2 3 16,0-1 16,0-1 16,0 3 24,0-1 8,-1 1-112,1-1 128,0 0 16,0 1 8,-1-1 32,1 1 24,-1 0 56,0 0-264,0 0 321,0 0 55,0 1 0,0 0-24,0 2-56,0-2-64,0-1-232,0 4 208,0-1-8,0 1-72,0-1 32,-1 1-8,1-1-8,0-3-144,-1 4 208,1 0 24,-1 0 0,0 0 8,1-1 24,-1 1-8,1-4-256,0 3 280,-1 1 33,0-1-57,1 1-32,-1-1 16,0 0-48,1-3-192,-1 1 224,1 2-32,0-3 16,0 1-32,0 0-32,0-1 24,0 0-168,1 0 160,0 0 32,-1 0 24,1-1-24,0 0 0,0-3-56,-1 4-136,1-1 120,0-4 0,0 2-32,2-2 8,-3 1-40,1 0-8,-1 4-48,3-5 32,-3 1 0,2-1-24,-1 0-8,2 0 0,-3 0-24,0 5 24,2-6-48,0 0-16,-1 0-80,2 1-48,-2-1-104,2 1-120,-3 5 416,1-6-536,2 2-136,-3-1-120,3 1-169,-2 1-151,0 0-128,-1 3 1240,3-1-1288,-2-3 7,0 3 105,0 0-1464,-1 1 2640</inkml:trace>
  <inkml:trace contextRef="#ctx0" brushRef="#br0" timeOffset="2">295 225 4408,'0'0'0,"-1"0"969,0 2-409,-1 1-64,2-3-496,-1 1 576,0-1 120,0 1 104,1 0 65,0-1-89,-1 0-104,1 0-672,0 0 536,0 0-152,0 0-88,1-1-24,0 0-48,2 0 8,-3 1-232,1-4 232,3 3-24,-3-3-8,4 1-16,-2 0-64,0-1-8,-3 4-112,4-3 48,-1-2-8,2 1 0,0-1-16,-1 1 49,1-1-57,-5 5-16,4-5 32,0 1-16,1-1-48,-2 2 0,1-1-65,-1 1-15,-3 3 112,3-2-160,-2-1-56,2 2-8,-2 0-8,0 0-32,-1 0 32,0 1 232,0-1-256,1 1-48,-1 0 16,0 1 0,0 0 64,-1 2 32,1-3 192,-2 1-152,-1 4 40,1-2 8,-2 1 56,1 0 16,0 0 8,3-4 24,-4 5-8,1 0 0,-1 0 8,1 0 0,-1 1-24,0-1 8,4-5 16,-3 6 16,-1-1-8,1 1 48,0-1-24,1 1 8,-1 0 16,3-6-56,-2 5 32,-1 0 80,2 0 8,0-1 16,0-1 56,0 0-80,1-3-112,0 1 120,-1 3-64,1-3-24,0 2 16,0-3-32,0 1 0,0-1-16,1 0 0,0 0-48,2 0-8,-2 0-8,3 0-32,-1-1 0,-3 1 96,3-4-152,0 3-40,1-2-32,0 1-152,-1-2-128,1 2-217,-4 2 721,3-2-896,0-2-152,2 1-64,-1 0-8,-1-1-17,0 0 145,-3 4 992,4-3-2464,-4 3 2464</inkml:trace>
  <inkml:trace contextRef="#ctx0" brushRef="#br0" timeOffset="3">394 209 4472,'0'0'0,"-1"1"649,0 0-353,0-1-16,0 1 88,1-1-368,-1 2 480,0 1 120,0-3 32,0 1-56,0 3-32,0-3-71,1-1-473,-1 4 416,0-3 8,0 3-40,0-1-16,0 1-8,-1-1-24,2-3-336,0 4 344,-1 0 8,0 0 16,0-1-8,0 0 0,0-2 8,1-1-368,-1 4 337,1-3 15,0 3-48,-1-3-64,1 0-56,0 2-48,0-3-136,0 0 72,0 1 8,0-1-40,0 0-8,0 0 24,0 0-8,0 0-48,0 0 56,1 0 32,0-2-56,0-1-32,0 2-24,2-3-64,-3 4 88,1-3-80,2 0-72,-2-2-48,3 0-88,-1 0-112,0-1-16,-3 6 416,3-5-449,0-1 25,0 1 32,0-1 24,1 1 40,-1 0 16,-3 5 312,3-5-248,0 0 56,0 1 48,0-1 72,-2 1-16,3 1 32,-4 3 56,1-2-32,3-1-24,-4 2 16,2 0-8,1 0 0,-3 1 16,0 0 32,0 0-40,0 0-8,1 3 8,-1-2 16,0 2 8,0 0 16,0-3 0,0 4 8,-1-1-8,0 1 8,0 1-8,0-1 16,-1 1-8,2-5-8,-2 4 16,1 1 32,-1-1-8,-1 1 16,3 0 0,-2 0 0,2-5-56,-3 5 40,2 1 0,-2-1-24,2 1-16,0-2 0,0 1-8,1-5 8,-2 4-24,1-1 8,1 0-32,0 0-48,0-1-104,0 1-160,0-3 360,0 0-592,1 1-329,0 0-279,0-1-136,2 0-88,-2 0 55,-1 0 1369,3 0-3008,-3 0 3008</inkml:trace>
  <inkml:trace contextRef="#ctx0" brushRef="#br0" timeOffset="4">539 109 5217,'0'0'0,"0"-1"1096,0 0-320,0 0-144,0 0 72,0 1-704,0 0 776,0 0 17,0 0-49,0 1-112,0 0-88,-1 3-72,1-4-472,-1 3 488,-1 0-104,-1 2-32,2-1 8,0 0-151,-3 1 47,4-5-256,-1 6 264,-3 0-32,3 0 64,-3 0-32,3 1-40,-2 0 16,3-7-240,-2 8 144,-2-1-40,3 1-24,-2-1-72,1 0 48,1 0 16,1-7-72,-2 7 24,1-1-24,0 0-24,0 0 24,0-1 32,1 0-40,0-5 8,-1 3-56,1 0-48,0-1-40,1 0 64,0-2-80,-1 2-136,0-2 296,2 0-384,-1 1-208,2-1-129,-2 0-15,2 0-184,-2 0-8,-1 0 928,3-1-888,-3-2-32,4 2 55,-3-3-31,2 1-112,-3 0-264,0 3 1272,3-4-1353,-2 1-1015,2-1 656,-3 4 1712</inkml:trace>
  <inkml:trace contextRef="#ctx0" brushRef="#br0" timeOffset="5">475 180 4993,'0'0'0,"0"0"944,0 0-360,0-1-40,1 1 96,-1 0-640,1-1 784,0 1 80,3-1 65,-4 0-81,4 0-72,-1 1-48,-3 0-728,3-1 624,0 0-16,1 0 1,0 0-129,-1 0-144,1 0-72,-4 1-264,4-1 104,0 0-40,0 0 72,1 0-104,0 0 0,0 0-8,-5 1-24,5-1-32,0-1 48,0-1 0,1 2-104,0 0-96,0-2-208,0 2-376,-6 1 768,5-1-1073,1-2-415,-1 1-344,1-1-249,0 2-39,0-3-2561,-6 4 4681,0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3:44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1040,'0'0'0,"0"4"896,1 1-688,-1-5-208,3 6 208,-2 0 8,0 0 24,0 1 8,2 0 16,-3 0-24,0-7-240,1 8 208,1 0-16,-1 0-16,-1 0-8,2 1 0,-2-1-8,0-8-160,1 9 129,0 0-9,0-1-24,-1 0-24,0 0-32,1 0 8,-1-8-48,1 7 32,0 0 0,-1 0 0,1-1 0,0 1-8,-1-1 24,0-6-48,1 6 32,-1 0-8,1-2-8,0 0-8,0 0-8,0 0-8,-1-4 8,1 3 0,0 0-32,0-1-32,0 2-64,0-4-184,0 3-201,-1-3 513,1 1-720,2 0-160,-3 2-1552,0-3 2432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2:19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43 116 1152,'0'0'0,"0"0"48,0 0-8,0 0-40,0 0 64,0 0-16,0 0 0,0 0 8,0 0 0,4 0 16,-4 0-72,0 0 88,0 0 24,0 0 24,0-1 56,0-1 40,3 0 16,-3 2-248,0 0 280,4-2-8,-4 1 24,0 1 24,0-2 0,0 0-16,0 2-304,0-1 297,3-1 15,-3 0 16,0 0 64,0 1-16,0-1 0,0 2-376,0-2 360,0 2-56,0-2 16,0 2-32,0-1-128,0 1-32,0 0-128,4-2 56,-4 0 8,0 2-24,3-2 8,1 1-40,-4-1-48,0 2 40,3-2 16,1-1-64,-4 1 72,3 0 16,-3-1-56,4 1 16,-4 2 0,3-2-32,1-1-8,-4-1 40,3 1-24,1 0 0,-4-1-24,0 4 48,3-3-56,-3-1 8,3 1-16,-3-1 16,0 1 32,0-1 0,0 4 16,4-2 8,-4-1 8,0 1-16,0-1 0,0-1 16,0 3-16,0 1 0,0-2 0,0 0 24,0 0-32,-2 1 24,0-1 8,1 2-24,1 0 0,-2 0 24,-1-2 16,-1 2-24,1 0 0,-1 0-8,2 0-24,2 0 16,-5 4-16,2-4 16,-1 3-24,1 1 32,-1-1-8,-1 1 8,5-4-8,-5 3 16,0 0-24,-1 1-8,5-1 0,-4 1 32,3-1-16,2-3 0,-4 4 16,1-1-24,1 1 8,-1-1-16,1-3 16,-2 4 24,4-4-24,-3 3 16,1-3 32,1 4-24,-1-1 8,0-3-16,0 4-24,2-4 8,-1 0-8,-1 0 8,0 3 0,2-3-8,0 0 16,0 0-8,0 0 8,0 0-16,0 0 0,4-2 8,-4 2 0,0-1 8,3-1 0,1 0 8,-1-1-24,0-1 8,1 2-8,-4 2 8,3-5 0,1 2 8,-1-1-16,3-1 8,-1 0-24,0 0 8,-5 5 16,5-6-16,-1 3 8,-1 0 16,1-3-16,-1 3 0,1-1-8,-4 4 16,0-1-40,0 1-32,0 0-8,0 0-32,0 0-24,0 0-72,0 0 208,0 3-256,0 1-104,-2-1-80,0 2-80,0 0-136,-1 1-81,3-6 737,-4 5-840,1 0-48,1-1 176,-3-1-1112,5-3 1824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2:18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61 1112,'0'0'0,"0"0"264,0-1-192,0-1 16,0-2 40,0 4-128,-2-3 136,2-2 40,0 3 8,0-3 32,0 1 8,0 1-8,0 3-216,0-4 224,0 1 0,0-1 8,0 1 32,0 0 24,0-1 24,0 4-312,0-2 321,4 1-1,-4-1-8,0 0-24,0 0-8,0 1 0,0 1-280,0 0 256,0 0 8,0 0 32,0 0-8,0 0 40,0 5 24,0-5-352,-2 5 344,0 0-8,1 11-24,-1-13-32,-2 13-55,1-2-65,3-14-160,-4 15 128,-1 1-8,2 0-32,-2 1 72,-1 0-8,1 2 32,5-19-184,-5 18 192,0 1 8,-2 0 8,0 2 0,0-2 16,0-2-64,7-17-160,-7 19 144,2-3-24,-2 1-48,2 0 16,-1-1 24,1 0-24,5-16-88,-5 15 104,0-10 32,0 13-40,1-15 16,2 11-40,1-10-24,1-4-48,-2 5 72,0 0-24,2-2-16,0 1-8,0-4-40,0 0 0,0 0 16,4 0 8,-1 0-16,2 0 16,1-2-16,-1-3 8,10 0 8,-15 5-8,4-16 24,11 11-8,-9-11-32,11 9 0,-12-8-24,13 8-8,-18 7 48,5-17 8,12 11-32,-3-11 40,-9 12 16,14-9-64,-5 9 40,-14 5-8,5-14-40,14 9-8,-13-2-24,11-7 16,-12 10-24,11-1 8,-16 5 72,5-5 16,0 0-56,9 0 8,-10-1 8,-1 5-32,2-1 0,-5 2 56,4-2-24,1 2-16,0 0-24,0 0 40,0 0-32,-1 4 8,-4-4 48,3 3 32,-3 1-64,4-1 40,-4 1-8,0 1-48,3 0 48,-3-5 0,0 5 0,0 0-32,0 1 16,-1 7 0,-1-9-32,0 1 48,2-5 0,-2 14 0,1-11 16,-3 3 24,1-1-64,-1 0 24,3 11 16,1-16-16,-2 3-24,-2 13 56,3-13-40,-3 2 8,1 9-24,1-10 8,2-4 16,-2 5 0,0 0-40,1 9 48,-1-14 0,0 5 24,1 0-72,1-5 40,-2 4-56,0-1-48,2 3-72,-2-3-32,2 0-176,0 1-264,0-4 648,0 3-824,0-3-217,0 4-159,0-4-152,0 3-105,0-3-15,0 0 1472,0 4-2680,0-4 2680</inkml:trace>
  <inkml:trace contextRef="#ctx0" brushRef="#br0" timeOffset="1">371 341 2464,'0'0'0,"-1"0"856,-1-2-16,0 2-39,2 0-801,-2 0 768,1 0 24,-1 0-32,0 0-48,0 0-56,-1 3-80,3-3-576,-3 4 529,-3-1-57,3 1-56,-1 1-40,1 0-48,-1 9-32,4-14-296,-3 3 224,0 1-64,-3 1-16,5 0-88,-3 0-16,2 9-40,2-14 0,-1 0-56,-1 4 48,0 1-16,2-2-8,0 1-32,0-4-72,0 3-48,0-3 184,4 0-192,1 0-80,-2 0-88,3 0-128,-3 0-208,2-1-129,-5 1 825,5-6-1008,9 1-112,-10 0-88,1-9 15,0 9 113,0-12 112,-5 17 968,14-7-648,-10-11-792,-4 18 1440</inkml:trace>
  <inkml:trace contextRef="#ctx0" brushRef="#br0" timeOffset="2">467 148 1664,'0'0'0,"0"-5"504,0-9 120,-2 7 0,0-9-32,0 11-16,2 5-576,-1-14 561,-1 9 15,0 0 8,-1-2-32,-1 2-48,1 0-112,3 5-392,-4-6 296,3 5-64,-3-1-64,1 0-8,-1 2-48,1 0-48,3 0-64,-4 0 40,-1 0-56,2 4-16,1-1-32,-2 1-56,1-1-56,3-3 176,-2 5-264,1 9-112,1-14-112,0 5-160,0 9-272,0-10-217,0-4 1137,0 5-1288,0 9-872,0-14 2160</inkml:trace>
  <inkml:trace contextRef="#ctx0" brushRef="#br0" timeOffset="3">522 304 2488,'0'0'0,"0"0"760,4 0-120,-1 0-104,1 0-31,-4 0-505,3 0 496,1-2-40,-1 1-32,0-1 8,1-2-56,-1-1-8,-3 5-368,6-3 352,-1-2-56,-2-1-40,2-1-24,1 0-32,-1 1-32,-5 6-168,5-14 192,0 10 17,0-1 7,-1 0 72,-4-2-16,3 2 0,-3 5-272,4-6 288,-4 3-24,0 0 0,0-1-24,0 2-40,0 1-32,0 1-168,-2-2 216,0 0-40,-1 2 8,-1 0-32,-1 0-40,0 0-8,5 0-104,-7 0 40,-7 4 16,9 1-32,-9 0-48,11 0 16,-4 9-8,7-14 16,-14 4 8,9 1 0,-2 9-24,0-11 56,2 11-56,-2-11 16,7-3 0,-5 14-8,-2-9-64,0 9-16,1-8 40,1 7-24,0-9 16,5-4 56,-2 14-48,1-11-72,1 2 40,0 9 0,0-10 16,0-1-40,0-3 104,3 4-104,0-1-32,3 1 16,-3-1 16,2-3 8,1 4 24,-6-4 72,5 0-80,0 0 24,0 0 8,9 0 16,-10 0-8,1 0-8,-5 0 48,14-2-56,-11 0-24,2 0 72,9 1-48,-10-3 16,11 1-8,-15 3 48,4-5-96,10-1 88,-11 3-24,11-2 24,-11 3-40,11-2 0,-14 4 48,4-1 0,1-1-24,-2 2 16,3 0-24,-3 0 32,0 0 0,-3 0 0,0 5 40,4 0-88,-4 1 32,0 9-64,0-10-64,0-5 144,-4 16-104,-1-11-32,0 18 96,-9-9 24,11 3-56,-11 0 72,14-17 0,-5 18-24,-2 1-32,-11 2 80,13 1-72,-14 1-16,14-1 40,5-22 24,-16 21-32,11-2 32,-12 0 40,12-2-16,-2 1 40,-9-4-24,16-14-40,-3 15 16,-11-1 72,8-9 24,0 16-8,-10-16 32,12 9-48,4-14-88,-6 4 64,-1 1 64,0 0 16,-7 0 32,10-1 48,-10-1-16,14-3-208,-3 0 200,-2 0 88,0 0-96,-1 0-32,-1-2 8,2 1-104,5 1-64,-5-4 88,-2 1-24,2-2-24,0 1 0,0-1 0,1 0-88,4 5 48,-3-5-48,1-2 8,0 1-40,0-7 40,1 9-32,1-3-16,0 7 88,0-7-88,0 0-16,0 0-48,0 2-64,0-2-40,3 2-56,-3 5 312,0-7-392,4 2-104,-1 0-160,1-1-185,-1-1-135,2-6-88,-5 13 1064,5-6-1160,11-9 23,-13 10 49,13-9 96,-11 7 304,11-14-888,-16 21 1576</inkml:trace>
  <inkml:trace contextRef="#ctx0" brushRef="#br0" timeOffset="4">746 276 1464,'0'0'0,"3"-5"376,11-2 32,-10-7-32,10 9-40,-14 5-336,0-5 320,5 0 24,0 0-8,0-1 24,9 1-8,-11 0-23,-3 5-329,4-5 336,1 0 0,-1-1 24,-1 3 0,1-1 16,-1 3-8,-3 1-368,3-2 400,-3 0 24,4 0-16,-4 1-24,3-1-56,1 0-80,-4 2-248,0 0 193,0 0-33,0 0-16,0 0 8,3 0 32,-3 0 24,0 0-208,0 0 232,0 4 0,0 1-32,0 0 0,0 9-64,-1-11 24,1-3-160,-2 16 192,-3-11-56,1 14 8,-1-5 16,0 0-56,-2 2 8,7-16-112,-14 15 96,9-1-48,0 2 0,-2 1-24,-7-1 0,10-1-24,4-15 0,-5 16 16,-9 0 0,13-3-32,-6-7 16,1 14-16,1-14-8,5-6 24,-5 15 128,2-11-48,1 1 0,0 0 16,0 9-176,2-14 56,0 0 24,0 3 8,0-3-40,0 0 56,-1 4-24,1-4-16,0 0-8,0 0 24,0 0-32,0 0-16,0 0-48,3 0 32,-3 0-64,4 0-24,-4 0 152,3-2-104,2 0 8,-1-3 16,1-2-88,0 0-32,9-7 8,-14 14 192,3-5-176,13-9 104,-11 7 0,11-8 0,-11 10 16,11-11 8,-16 16 48,5-5-8,9-11 8,-11 11 8,2-9 40,11 7-16,-13-7-8,-3 14-24,6-5 16,11-9-40,-14 9 8,3-2 16,9 0-16,-11 2-16,-4 5 32,3-5-24,1 3-16,-1 0 8,-3 2 8,0 0-32,0 0 8,0 0 48,0 4-64,0 1 16,0 0 8,-2 9-8,1-10 8,-1 9 8,2-13 32,-5 4-72,0 10 16,-1-9 40,3 9 16,-1-11 16,1 3-24,3-6 8,-4 15-40,3-11 24,-1 1-8,-1 9 24,1-14-72,0 5 48,2-5 24,-2 5-40,2 9 8,-1-14 72,-1 5-56,0 0-40,0 1 0,2-6 56,-1 3-112,1 0-40,-2 1 0,2-4-48,0 3-65,0-3-143,0 0 408,0 4-632,0-4-208,0 0-192,0 0-88,3 0-65,-3 0 9,0 0 1176,4 0-928,-4 0-832,0 0 1760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2:16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 1208,'0'0'0,"0"0"16,0 0-16,0 0 8,0 0 16,-2 0-16,2 0-16,0 0-8,0 0-24,0 0 40,0 0-536,0-2-120,0 2 656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2:16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80 4560,'0'0'0,"0"-2"1417,0 2-1417,-3-3 800,-1-2-312,1-1-144,-2 1 16,-1 2 40,1-1 8,5 4-408,-5-5 424,0 2-7,0-1-49,-1 1 8,1-1-8,-2 1-32,7 3-336,-5-2 320,-2-2-8,0 3-56,-7-1 24,11 0-32,-4 1-40,7 1-208,-7 0 208,0 0-32,-7 0-56,9 0-16,-2 0-32,-9 0-32,16 0-40,-5 3 32,-2 0-8,-10 1-40,12 1 48,0 0-32,-9 9 0,10-10 16,4-4-16,-7 5-40,0 10 40,0-11-32,2 1 24,0 9-24,0-11 24,5-3 8,-4 6 0,3 8-40,-1-11 32,0 2-16,0 0 16,2 1-48,0-6 56,0 14-40,0-14-16,4 3 0,-1 0 40,3 1-24,7-4 8,-13 0 32,4 3-40,1-3 0,11 0 0,-13 0 0,11 0 0,-9 0-8,-5 0 48,14 0-32,-9 0-16,9 0-8,-9 0 24,9-1-24,-9-1 16,-5 2 40,14-2-48,-10-1 32,10-2 8,-11-1-8,2 1 80,1-9-64,-6 14 0,13-3 16,-13-4 24,6-7-48,-1 10 24,-2-2 8,1-10-24,-4 16 0,3-5 16,1-11 16,-1 11-16,-3-2 8,0-7-16,0 11-8,0 3 0,-2-6 24,1 1 0,-3 0 16,-1 2 0,0-1-8,0 2-8,5 2-24,-6-1 0,-1-1-16,1 0 8,-8 2-8,10 0-8,-3 0-24,7 0 48,-15 0-104,9 0 8,-9 0-72,10 4-16,-11-1-24,11 1-40,5-4 248,-5 3-312,-9 1-72,10 1-224,-1-2-272,0 2-225,0 1-335,5-6 1440,-5 5-1664,-1 10-801,1-11-159,5-4 2624</inkml:trace>
  <inkml:trace contextRef="#ctx0" brushRef="#br0" timeOffset="1">323 113 1840,'0'0'0,"0"0"416,0-2-112,0 2-304,0-3 400,0-3 56,0 3 64,0 1 80,0-1-47,0 1 7,0 2-560,0-3 480,0-3-104,0 3-56,0 1-72,-2-1-24,2 1 0,0 2-224,-2-3 256,2 1-8,0 0 16,0 0-8,0 1 40,0-1 0,0 2-296,0-2 313,-1 2 15,1 0-64,-2 0-24,0 0-40,1 0-48,1 0-152,-2 4 120,0 1-40,-1 0-80,-3 11 16,1-11 16,0 10 0,5-15-32,-3 6 40,-3 11-48,1-12-40,0 11 16,3-11 8,-1 12 24,3-17 0,-2 6-56,0 9 32,1-10-8,-1 9 8,0-9 40,0 1-16,2-6 0,0 15 0,0-11-32,0 1-16,0 0-16,0 0 24,0 0 64,0-5-24,0 6-24,0-3 24,4 1-32,-4-1-8,3-3 72,1 0-48,-4 0 16,3 0 24,1 0-24,-4 4-8,3-4 48,-3 0 0,4 0-40,-4 0 0,3 0 16,-3 0-32,4 0-32,-4 0 96,0 0-40,0 0 0,0 0-8,0 0 48,0 3-64,3-3 16,-3 3 64,0-3-48,0 0-16,0 0-8,0 0 48,0 4-80,0-4 48,0 0 112,0 0-96,0 0-24,0 0 56,3 0-24,-3 0-24,0 0 16,4 0-16,-1 0 24,-3 0-32,0 0-40,4 0 72,-1 0 0,1-2-24,-1 0 40,1-1-16,-4 3-32,5-3 16,0-1 24,-1-1-88,1 0 8,0-1 8,0 1-40,-5 5 72,14-5-24,-14 0-16,4 0 0,-1 1 16,0 1 8,1-1-8,-4 4 24,3-3 0,1 1 8,-4 0 8,3 1-24,-3-1 8,0 0-16,0 2 16,0-2-40,0 1 80,0-1-56,0 0 8,0 0-8,0 2-8,0 0 24,-1-1-16,-1 1 48,0 0-40,0 0-32,1 0 32,-1 0-64,2 0 72,-2 0-64,0 3 48,1 1-40,-1-4-8,0 3-8,1 1-16,1-4 88,-2 5-80,0 0 48,2 0 0,-2 0-16,1 9 32,-1-10-64,2-4 80,-2 5-32,0 9-16,1-11 16,-3 2-16,2 9 24,1-10 16,1-4 8,-2 5-24,0 0 0,1 0 8,1 1 16,0-1-16,0-2 8,0-3 8,0 4 0,3-1-16,-3-3 8,3 0-24,1 0 0,1 0 32,-5 0 0,4 0-8,1 0 16,0 0-8,0-1 8,0-5-16,9 1 8,-14 5 0,0-7 16,5-7-32,1 11 8,9-4 0,-11-7 0,10 9 0,-14 5 8,3-7-16,2-7 16,9 9-32,-10-9 48,-1 10 0,2-2-16,-5 6 0,6-14 24,7 10-32,-13-3 40,4 2-48,-1 0 16,1-2 0,-4 7 0,3-5-8,1 1 16,-4 3-16,3-1 16,-3 0-24,0 0 0,0 2 16,0 0 8,0 0-56,0 0 8,0 0-8,0 0-32,-2 0 15,2 0 65,0 4-72,0-4 0,0 3 0,0 1 8,0-1 16,0 1 16,0-4 32,0 3-32,0 1-16,0-1 0,0 1-24,0-4 24,0 3 8,0-3 40,4 3-16,-1-3-24,1 0-8,1 4 16,-1-4-40,1 0 40,-5 0 32,5 0-8,0 3-56,-1-3 24,-1 0-56,2 4-40,-1-4-8,-4 0 144,3 3-176,1-3-80,-1 4-144,1-1-216,-1 1-352,1 1-369,-4-5 1337,0 5-3448,0-5 3448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2:14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84 3464,'0'0'0,"0"-2"792,0-3-119,3 0-41,-3-2-72,4 2-8,-4 5-552,0-7 552,3 2-40,-3-1-32,4 1-16,-1-2-16,-3 2 25,0 5-473,4-5 504,-1 0-64,-3-1-32,3 3-64,1 1-32,-4 0-8,0 2-304,0-1 392,0 1-64,0 0-32,0 0 16,0 0-104,0 3 0,0-3-208,-2 5 248,0 1-63,-1 9-25,-2-10 40,0 11-112,-1-2 104,6-14-192,-7 14 184,-6 0-96,7 1 24,-1 1-72,-8 3 0,10-2 40,5-17-80,-16 19 120,11 0-80,-9 0 8,9 1-32,-9 0 8,9 1-32,5-21 8,-14 19 8,9 0 16,-2-1-72,0-3 96,0 1-40,2-2 8,5-14-16,-6 5 16,3 14-48,-1-14-56,3 11 0,-1-11-32,0 9-104,2-14 224,0 3-328,0 3-288,4 9-305,1-11-207,9-1-304,0 2-217,-14-5 1649,14 4-1808,5-4-56,1 0 295,5-2-1615,-25 2 3184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5:06.773"/>
    </inkml:context>
    <inkml:brush xml:id="br0">
      <inkml:brushProperty name="width" value="0.25" units="cm"/>
      <inkml:brushProperty name="height" value="0.5" units="cm"/>
      <inkml:brushProperty name="color" value="#FFFF00"/>
      <inkml:brushProperty name="tip" value="rectangle"/>
      <inkml:brushProperty name="rasterOp" value="maskPen"/>
    </inkml:brush>
  </inkml:definitions>
  <inkml:trace contextRef="#ctx0" brushRef="#br0">3674 91 2696,'0'0'0,"0"0"1104,0 0-840,0 0-264,0-2 64,0 0-32,0 2 0,0 0 40,0 0-24,0-2 40,0 2-88,4 0 88,-4-2 24,0 2 33,0 0 23,0 0 40,0 0-40,0 0-168,0 0 176,0 0-24,0 0-16,0 0 0,-2 0 0,0 0-32,2 0-104,0 0 112,-4 0 48,4 0 0,-3 0 16,-1 2-8,2-2-32,2 0-136,-4 2 152,-2 2 24,0-4-16,3 2 8,-3 1-24,-6-3-8,12 0-136,-4 2 176,-5-2 32,3 2 24,-7 2 24,9-4-24,-8 2-16,12-2-216,-6 0 201,-7 0-9,7 0 16,-7 2-40,1-2-8,-1 0-24,13 0-136,-12 3 136,-1-1 56,-3-2-24,-1 2-16,0 2-8,-1-2-16,18-2-128,-19 4 128,-4-2 32,2 1 8,0 1-24,-2-2-40,2 2-16,21-4-88,-23 4 48,1-1 56,-3 1-32,4 0-8,-2 7 0,-2-11-40,25 0-24,-21 4 56,-2 0 8,2 0-16,0-3 24,0 1 8,-1-2 24,22 0-104,-19 0 160,0 4 40,4-4-32,-3 0-32,3 0-16,-2 0-64,17 0-56,-16 0 88,1 0 56,-1-2-72,3 0 1,-2-1 7,1-1-96,14 4 16,-13-4 64,-1 0 0,1-5 0,1 5 8,-1 0-16,1-9 8,12 13-64,-13-4 64,1 0 8,3-7 24,3 9-32,-8-2 48,11-1-16,3 5-96,-14-6 112,8 2-16,-7 1-8,7-1-16,-7 0 0,7 2 16,6 2-88,-14-4 64,3 2-24,-1 1 8,1-5-24,-3 4-16,1 0 16,13 2-24,-17 0 8,1-2 16,-1 2 24,0-2-16,1 2-8,1-2-8,15 2-16,-18-1 16,1 1-8,0-2 16,0 0-24,-1 2 24,-1-4 0,19 4-24,-17-2 16,-1-2 32,-1 1-40,2 1 16,0-2 0,-1 2-24,18 2 0,-15-4 24,-2 0 0,-3-1-8,3 1 8,0 0 0,1 0 0,16 4-24,-15-1 32,2-1 0,-3 0 8,1 0-8,-1 0 0,1 2-8,15 0-24,-17 0 48,1 0-32,1 0 24,-2 0-16,1 4 8,1-2 0,15-2-32,-17 0 32,-1 3 32,3-3-32,-2 2 0,1 0 0,-1-2-8,17 0-24,-14 4 72,-1-4-24,0 0-8,-3 2 0,3-2-16,0 2 0,15-2-24,-16 4 32,-1-4 0,-2 1-8,-1 3 0,1-4 0,0 2 0,19-2-24,-19 2 56,0 2-32,1-4-16,-1 2 16,4-2-48,-3 2 48,18-2-24,-19 3 64,2-1-16,-2 2-32,-1-4 8,3 2-32,-2-2 16,19 0-8,-19 2 88,-1-2-80,-1 4 8,2-3-8,-2 1-80,0 2 64,21-4 8,-20 2 8,3 0 8,-2 4 8,0-5 0,0 1-72,-3 2 72,22-4-24,-19 4 24,-2 0 16,2-2 56,-4 1-72,2-3-8,-1 2 88,22-2-104,-17 2 48,0 2-24,1-2 8,1 0-56,2 1 96,-3-1 16,16-2-88,-15 2 80,-1 2-56,3-2-32,-2-2 80,1 0-24,-1 0 56,15 0-104,-18 0 112,-1 0-80,4 0 8,1-2-80,1 0 80,1 0-64,12 2 24,-9-4 0,-3 1 49,1 1-98,5-2 81,-8 2 65,9 0-73,5 2-24,-14-2 24,3 0 0,1 1-24,4-1 24,-11 2 56,4-4-32,13 4-48,-18-2-16,3 0 8,-2 0-32,3 0 136,1 2-96,1 0 0,12 0 0,-11 0 16,-1 0-112,-1 0 192,-1 0-88,-1 4 32,1-4-32,14 0-8,-15 0-56,3 2 136,1-2 8,-1 2-16,1-2 32,1 4-96,10-4-8,-13 0-8,1 0 88,-1 0-64,-1 0 56,3 0 32,-3 0-72,14 0-32,-4 0 104,-7 0-32,7 0 32,-2 0-24,-3 0-16,5 0 0,4 0-64,-6 0 16,0 0 8,2 0 24,-1 0-48,-1 0 40,-4 0 0,10 0-40,-4 0 8,1 0 32,-1 0 24,0 0-24,-8 0-32,8 0 32,4 0-40,-5 0-48,1 2 72,-10-2-24,12 0 24,-1 0 0,-7 3-48,10-3 24,-2 0 40,-2 0-56,0 0 64,1 2-32,-1-2 0,0 0 8,4 0-24,-4 0-24,0 2 48,0-2 0,-1 0 0,1 0 0,0 0-24,4 0 0,-4 0 16,0 0-16,0 0 0,-1 0 24,-1 0-24,2 0 40,4 0-40,-6 0 48,2 0 16,1 0-24,-1 0 0,0 0-40,0 0 0,4 0 0,-4 0 24,2-2-24,-2 2 16,2 0-8,1-2 8,-5 2 8,6 0-24,-2 0 24,-2 0 16,2 0-24,-2 0-16,0 0 8,1 0-32,3 0 24,-4 0 16,0 0 8,0 0-8,0 0-8,0 0 16,0 0-24,4 0 0,-3 0 0,-3 0-8,2 0 8,0 0 8,0 0 8,0 0 8,4 0-24,-3 0 16,-1 0 8,-2 0-8,2 0-8,0 0 8,0 0-32,4 0 16,-3 0 16,1 0-16,0 0-16,0 0 16,2 0 16,-2 0-16,2 0 0,-2 0 24,2 0-8,0 0-32,0 0-8,0 0 24,4 0-48,0 0-72,9 0-136,-11-2-368,12 1-568,-14 1 1192,3-2-1929,15-2-1063,-5 0-57,1 2-4289,-14 2 7338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2:13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53 436 2768,'0'0'0,"0"0"776,0 0 8,0 0-39,0 0 15,0 0-16,0 0-744,0 0 664,0 0-88,0 0-144,0 0-128,0 3 8,-2-3-40,2 0-272,-2 4 273,1-1-1,-1-3-80,0 4 24,0-1 16,2-3 24,0 0-256,-1 0 224,-1 4 0,0-4-40,-1 0-72,-1 0 80,4 0-192,-1 0 136,-1 0-32,0 0 32,0 3-88,1-3 40,-3 0 24,4 0-112,-2 0 72,-1 4 8,1-4-48,1 0-64,-1 3 40,0 1 32,0-1-56,2-3 16,-1 4 24,-1-4-8,2 3-32,0-3 64,0 0-56,0 0 0,0 0-16,0 0-16,3 0 0,-3-2 104,4-1-8,-4 3-56,3-4 56,1-1 64,-1 0-48,2 0 24,1 0 8,-1-2-16,-5 7-88,5-7 80,-2 0-16,3-7 24,-1 9-48,0-2 0,9-7 0,-14 14-40,3-5 0,1 0 24,1-9-56,0 8 16,9-1 16,-14-6-16,0 13 16,5-6 0,1-1-40,7-6-56,-9 7-80,1 1-56,9-2-80,-14 7 312,3-7-392,3 2-80,-1 0-96,0 3-144,0 0-209,0 1-191,-5 1 1112,6-2-1344,-1 0-176,0 2-33,0 0-1679,-5 0 3232</inkml:trace>
  <inkml:trace contextRef="#ctx0" brushRef="#br0" timeOffset="1">278 445 3480,'0'0'0,"0"3"992,0-3-215,0 0-777,0 0 608,0 0-64,0 0 8,0 0 48,0 0 72,0 0 0,0 0-4320,0 0 7961,0 0-3665,-1 0-80,1 0-56,-2 0-80,0 0-72,2 0-360,0 4 272,-2-4-32,2 3-40,-1-3-72,1 4-16,-2-4-40,2 0-72,0 0 16,0 3 16,0-3-56,0 3 40,0-3-32,0 4 0,0-4 16,0 0-8,0 0-72,0 0-64,3 0-96,-3 0-152,4 0-240,-1 0-216,-3 0 848,4 0-1080,-1-2-177,1-3-79,-1 0-128,2 0-17,-5 5 1481,6-6-1664,-1-7-640,-5 13 2304</inkml:trace>
  <inkml:trace contextRef="#ctx0" brushRef="#br0" timeOffset="2">467 82 4432,'0'0'0,"-1"-3"1833,-1-4-561,-2-9-384,4 16-888,-1-5 672,-1 0-143,0-2-33,0 2 8,1 0-64,-1-1 0,0 1-8,0 2-80,1-1-40,1 1-40,0-1-96,-2 3 16,2 1-192,-2-2 168,1 2-96,-1 0 0,0 0-88,0 0-8,1 3 8,1-3 16,-4 5-32,2 1-32,1 9-56,-1-10-72,-3 11-104,3-11-112,2-5 408,-3 19-640,-1-13-248,2 14-264,1-4-329,-1-2-487,0 1-25,2-15 1993,0 14-3632,0-14 3632</inkml:trace>
  <inkml:trace contextRef="#ctx0" brushRef="#br0" timeOffset="3">694 58 4769,'0'0'0,"0"0"1120,0-2-264,0 1-112,-1 1 0,-1 0-80,2 0-664,-2 0 569,-3 3-105,2 2-104,-3 0-40,1 11-16,-9-13-64,14-3-240,-5 18 200,-9-3-8,7 1-72,-8 3 8,9 2 16,-9 0-96,15-21-48,-4 22 72,-3-1 0,-8 0-56,10 0 64,-2-1-40,0 0-16,7-20-24,-7 19 8,0 0 56,2-4-64,-1 3 16,1-3-8,2 1-40,3-16 32,-2 14 24,0 0-8,1-9 24,1 12-56,0-12-8,0 11-48,0-16 72,3 3-104,2 3 32,9-1-40,-10-2-40,1-3-56,10 0-104,-15 0 312,4 0-336,1 0-64,9-1-56,-11-3-16,3-1-65,9 0-63,-15 5 600,4-7-696,11-9-104,-9 11-168,11-11-128,-12 9-161,9-10 169,-14 17 1088,3-7-2392,-3 7 2392</inkml:trace>
  <inkml:trace contextRef="#ctx0" brushRef="#br0" timeOffset="4">557 237 5857,'0'0'0,"-5"0"1248,-9 3-768,9 1-336,0-4-112,0 3 40,5-3-72,-2 3 192,0 1 112,1-1 72,-1 1 24,0-4-79,2 3-81,0-3-240,0 0 184,0 4-48,0-4 8,5 3-16,0-3 8,11 0 16,-16 0-152,4 0 120,11 0 0,-10 0-48,13 0-24,-13 0-40,12 0-32,-17 0 24,14 0-88,0-1-136,2-3-280,1 2-377,0-3-391,1 2-304,-18 3 1576,15-4-1793,3-1-807,-3 0 696,-15 5 1904</inkml:trace>
  <inkml:trace contextRef="#ctx0" brushRef="#br0" timeOffset="5">979 297 5385,'0'0'0,"0"0"1888,0-1-1272,3-5-480,1-8-152,1 13 104,-5 1-88,14-5 264,-11-1 168,11 1 161,-9 0 87,11-2-24,-11 0-16,-5 7-640,16-14 552,-11 11-64,12-2-48,-13-2-80,11 0-40,-11 0-104,-4 7-216,14-7 184,-11 0-80,2 2-23,11-1-1,-16 3 8,5 0 16,-5 3-104,4-4 184,-4 2-8,3 1 56,-3-1 32,0 2 16,-2 0 48,2 0-328,-3 0 384,-2 0-32,-2 0-56,-7 3-40,0 3-72,7 7-56,7-13-128,-17 4 136,3 11-40,7-11-64,-10 10 56,3-9-56,7 9 72,7-14-104,-18 5 120,11 9-48,-8-9 0,8 12-80,-9-11 152,9 11-40,7-17-104,-13 5 88,7 14 40,1-5-160,-2-9 88,0 18 9,0-9-41,7-14-24,-7 15 0,2-1-24,0 0-17,3 2 106,1-2-17,-1-1-48,2-13 0,0 14 24,0 0-120,3-9 31,1 16 89,1-16-32,9 11-8,-14-16 16,3 3-8,2 3-56,15 8 56,-7-11-16,1 1-40,2-1-8,-16-3 72,19 3-152,0-3 16,2 0 56,1 0-72,1-1 16,5-4-120,-28 5 256,27-6-416,1-1-128,0-7-176,-2 9-192,-2-10-257,2 8-207,-26 7 1376,26-19-1560,0 12-201,0-11-287,-2 5-313,1 6-1599,-25 7 3960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2:11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7 3872,'0'0'0,"-2"-1"873,0-1-161,2 2-712,-2-2 664,1 1 16,-1 1-120,0 0-24,0 0-96,1 0-112,1 0-328,0 0 312,-2 0-64,0 0-39,1 0 23,-1 3 0,2 0-32,0-3-200,-2 4 216,0-1-24,2 3-72,-1 7 24,-1-9-32,0 12-56,2-16-56,-2 5 120,1 12-64,-3-3 16,2 2 32,-1-3-40,1 3-32,2-16-32,-1 17 16,-1-1-8,2 0-56,0 1 48,0-1-16,0-3-8,0-13 24,0 16 24,0-2-24,0-9-32,5 12 8,0-13 16,0 1-16,-5-5 24,6 5 32,-1 0 0,0-1-8,9-1-8,-11-3-16,3 4-16,-6-4 16,15 0 0,-10 0 40,11-2 0,-11 0-8,11-3 0,-11 0 0,-5 5-32,17-7 56,-11 0 24,7-7-32,-7 9-16,7-11-24,-7 11 0,-6 5-8,15-14 8,-11 9 0,1-9 16,9 9-8,-11-2-24,2 0 16,-5 7-8,6-5-16,-1 0-16,0 0 32,0-1 8,-1 3 8,-1-1 0,-3 4-16,0-1 16,0-1-16,0 2-8,0 0 0,0 0 16,0 0-8,-2 3-16,-3 3-16,2-3 8,1 2 0,0 1 8,2-6 16,-1 13-8,-1-13-8,2 6-8,0 9-16,0-11-8,0 1 16,0-5 32,0 16-24,0-13 24,3 11 8,3-11-32,-1 11 0,0-10 0,-5-4 24,14 5-24,-14 9 16,5-14-16,9 5 0,-11 0 0,3 0 32,-6-5-8,13 6 24,-9-3 32,1 0-24,9-3-16,-11 0-24,3 0 8,-6 0 0,5 0 0,9 0 8,-14 0 8,14 0-8,-11 0 16,2-3 0,-5 3-24,14-5 16,-14 0 16,14-1-16,-14 1 0,5-2 8,9 2-16,-14 5-8,4-7 16,-1-7 8,2 9-24,0 0 8,-1-9 0,-1 12-8,-3 2 0,4-5 8,-4 0-16,0-2-8,0 2-40,3 0-32,-3-2-64,0 7 152,0-6-256,0 1-64,0 0-144,0 0-88,0 0-113,0 1-151,0 4 816,0-5-936,0 0-200,0-1-176,0 1-25,0 0-1735,0 5 3072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2:10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1 226 4288,'0'0'0,"0"0"921,0 0-921,3-2 768,1 0-96,-1 1-88,3-1-16,-1 0-56,9 0-24,-14 2-488,3-1 440,2 1-87,13-2-65,-15 0-64,13 2-40,-11-2-8,-5 2-176,17 0 168,-12 0-32,16 0-8,-3-1 0,1 1-16,0-2 56,-19 2-168,19-2 144,2 0-48,-2 1-16,0 1-32,0-2 24,2 0 72,-21 2-144,19-1 152,0-1-8,0 0-8,-2 0-56,1 2 0,-3 0-8,-15 0-72,14 0 40,0-1-16,0 1 8,0-2-24,1 0 24,1 2 32,-16 0-64,14-2 0,0 1 8,-9-1-32,12 0 8,-12-1 56,-5 3-40,16-4 8,-13 3 24,11-3-24,-9 1-48,11-1 72,-12 2 24,1-1-24,-5 3-32,14-5 48,-14 1-64,5 1-24,9-2 40,-14 1 8,0 4-8,3-5 32,-3 1 8,4-1 0,-4 3-8,0-1 24,3 0 8,-3 3-64,0-6 80,0 3 0,-2-2 8,-1-1-40,-2 1 24,-1 0 8,1 0-16,5 5-64,-7-5 96,0-1-40,-6 1-8,7 0 32,-1 0-16,0 0-23,7 5-41,-6-7 8,-1 2 16,-7-1 48,9 1-16,-9 0 16,8 1-64,6 4-8,-6-3-8,-10 1 48,9 1-40,-10-1 64,10 0 16,-9 2-64,16 0-16,-5 0 32,-11 0 16,11-2-72,-11 2 48,11 0 16,5 0-40,-15 0-32,11 0 56,-3 0 8,0 0-64,2 0 32,0 0-16,5 0 16,-5 0-64,3 0 48,-1 0-32,1 0-32,2 4-32,0-4 24,0 0 88,0 3-112,0-3 55,5 4-39,0-4 0,11 3-24,-13-3 0,-3 0 120,18 4-120,-13-4-24,17 3-48,-6-3-8,1 4 0,2-4-24,0 3 56,-19-3 168,20 4-200,0-1 8,-1 0-16,2 1 8,0-1 24,0 1 16,-21-4 160,21 5-152,-2 0 8,0 9 8,-4-10 8,1 1 8,-11 0 48,-5-5 72,21 14-56,-16-11 32,13 3 0,-15-1 16,11 9 0,-14-11 16,0-3-8,5 5 16,-1 9 24,-1-10-16,-3 1 16,0 9-8,0-11 8,0-3-40,0 14 80,0-9 16,-5 11 8,0-13 40,-2 15 0,-9-13 24,16-5-168,-5 17 160,-12-12-8,10 13 32,-11-13-24,4 12 32,1-12 16,13-5-208,-14 18 200,7-13-16,-12 12-32,5-13-40,7 11-40,-12-11-24,19-4-48,-7 14 40,-9-11-8,11 11-24,-2-10-8,0 1-8,0 0-8,7-5 16,-7 5-16,2 0 8,0-1-24,1-1-8,3 1-32,-1-4-48,2 0 120,0 0-168,0 0-112,0 0-80,3 3-176,3-3-168,9 0-256,-15 0 960,4 0-1193,13-1-327,-12-3-312,16-1-425,-5 0-511,-16 5 2768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2:10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30 193 4929,'0'0'0,"0"0"1328,0 0-480,-2 0-200,0 0-64,2 0 16,0 0-600,-1 3 665,-1 2 23,2 1-16,-2 9-16,0-11-88,2 11-32,0-15-536,-1 5 520,-1 14-56,2-5-31,0 4-33,0-1-72,-2 2 0,2-19-328,-1 19 336,-1 0-24,0 2 24,0 0-40,1 0-48,-1-2-8,2-19-240,-2 21 224,2-2-96,-2 1-64,2-1-24,0-3-64,0 1 104,0-17-80,0 14 56,0-9-56,0 15-16,0-15-120,0 9-32,0-9-40,0-5 208,4 5-320,-1 9-192,1-14-224,-1 3-200,2 1-297,1-4-143,-6 0 1376,5 0-1672,0 0-545,0-2-3144,-5 2 5361</inkml:trace>
  <inkml:trace contextRef="#ctx0" brushRef="#br0" timeOffset="1">325 73 3624,'0'0'0,"0"-2"712,3 1-15,-3-5-73,0 1-16,4 0-40,-4 5-568,3-5 536,-3 0 0,4-1-48,-1 1-8,-3 2 9,3-1-25,-3 4-464,0-3 472,4-1-48,-1 1 8,-3-1-32,4 1-64,-1 1-40,-3 2-296,4-3 256,-1 1-48,1 0 24,-1 2-40,1 0-24,1 0 0,-5 0-168,3 0 112,1 0 8,-1 4 40,-3 1-56,4 0 16,-1 0-7,-3-5-113,4 5 32,-1 1 40,1-1-32,-1 0-16,2 0-16,0 0-8,1-1-24,-6-4 24,14 3 0,-11 1-40,11-1 32,-11 1 8,3-1-24,7-3 56,-13 0-32,4 4-8,1-4 8,11 0-16,-13 0 0,11 0-8,-10 0-16,-4 0 40,5 3-32,10-3-8,-11 0-17,1 4 17,9-4 0,-11 3 8,-3-3 32,6 4-32,-1-4 8,0 3 16,-2 1 0,1-1-16,-1 0 32,-3-3-8,4 0-32,-1 4 24,-3-1 8,0 1-8,4-1 24,-4 1-16,0-4 0,0 3 0,0 1 24,3-1-32,-3-3 16,0 4-8,0-4-8,0 0 8,0 3 8,0 1-8,0-1 8,0 1 8,0-1 16,0 0-24,0-3-8,0 4 0,0-1 16,0 1-24,0 1 16,0 0 8,0 0-16,0-5 0,0 6 8,0-1-8,-2 0-8,2 9 16,-1-11 0,1 3-8,0-6 0,0 14 16,-2-11-32,2 2 16,0 11 32,-2-13-32,2 13 24,0-16-24,-1 3 0,-1 13-8,0-11 24,0 12 0,1-11 0,-1 13-8,2-19-8,-2 14 17,0-9-1,1 16 0,-1-8 24,0 1 0,2-14-40,-3 16 0,-1-2 32,1 0-8,-1 1-16,1 1 24,-1 0-8,4-16-24,-1 13 16,-1 3 16,0-2 0,-1-9-16,-1 16 0,3-16 8,1-5-24,-4 17-24,2-11 56,-1 11-16,1-12-16,0 11 40,1-11 0,1-5-40,-2 16 64,0-13-16,0 13-8,1-13-32,-1 11-16,-1-9 16,3-5-8,-4 16 24,1-11 0,1 9-8,-2-11 8,3 11-32,-1-10 8,2-4 0,-4 5 40,1 9-16,1-11-8,1 2 72,-1 11-64,2-13 48,0-3-72,-2 6 56,2-1-48,0 0 8,0 9-64,0-14 32,-2 3 16,2-3 0,0 4 16,0-1 0,0-3 16,0 0-24,0 4-48,0-4 72,0 0-32,0 0 8,0 0 0,0 0-16,4 0 8,-4 0 0,0 0 80,0 0-64,0 0 0,0 0 16,0 0-24,0 0 16,0 0-200,0 0 408,-2 0-208,0 0-24,1 0 16,1 3-16,-2-3 24,2 0-24,-4 4-8,1-1 24,-1 1-16,1-1 24,0 1 40,-3-1-64,6-3 0,-5 5-8,0-1 8,0 1-32,0-2 56,-1 3 8,-1-1 24,7-5-56,-7 5 16,0 0 24,2-1-8,-9-1-24,13 1 80,-5-1-88,6-3 0,-13 0 56,9 4-8,-1-4-64,-2 3 88,0-3-16,0 0 0,7 0-56,-14 0 64,13 0-16,-5 4-88,1-4 40,-2 0 24,2 0-8,5 0-16,-14 0 16,9 0-24,0 0-48,-2 0 64,0 0-64,2 3-40,5-3 96,-6 0-112,0 0-168,0 0-48,3 0-176,-1 0-313,3 0-271,1 0 1088,-2 0-1400,2-2-320,0 1-361,0-1-119,0 0-2153,0 2 4353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2:08.9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115 132 5129,'0'0'0,"0"0"1168,0 0-432,0 0-96,0 0-64,0 0-576,0 0 560,3 0 33,1 0-17,-1 0-8,3 0-16,-1-1-40,-5 1-512,14-2 528,-11-2-96,13 1-64,-11-1-32,12-1-56,-1 0-16,-16 5-264,15-5 241,5-2-41,0-7-16,3 9-64,-2-2-24,-1-9-32,-20 16-64,20-5 16,-3 0 0,0-2-16,2 2-32,-3-1-32,-2 0-24,-14 6 88,14-6-168,-9 3-112,12-1-145,-12 1-183,1 1-176,7 0-216,-13 2 1000,0 0-1160,4 0-305,-1 0-375,-3 0-3201,0 0 5041</inkml:trace>
  <inkml:trace contextRef="#ctx0" brushRef="#br0" timeOffset="1">1 493 6825,'0'0'0,"0"0"848,0 3-168,0-3-88,0 0-592,0 4 617,0-4 39,3 0 88,0 3 64,3-3 40,-6 0-848,14 0 808,-11 0-95,11 0-65,-9-1-88,14-1-16,-5-2-16,-14 4-528,16-3 464,3-2-48,0-1-48,2 1-80,1-2-32,2 0-112,-24 7-144,26-7 96,0-8 0,0 10 8,-3-2-15,-1-7-57,-1 9-56,-21 5 24,21-6-121,0 0-23,-4 0-56,2 1-216,-1 0-200,-3 0-344,-1 0-464,-14 5 1424,14-2-1857,-9 0-423,11 0-601,-13 1-2936,-3 1 5817</inkml:trace>
  <inkml:trace contextRef="#ctx0" brushRef="#br0" timeOffset="2">678 424 4032,'0'0'0,"0"0"432,0 0 41,0 0-473,4 0 472,-1 3 8,1-3 8,-4 0-8,3 0 48,-3 0 80,0 0-608,4 0 656,-4-2-40,3 1 1,1-3-49,-1 1-32,-3-1 32,0 4-568,4-5 560,-1 1-56,-3-1-16,0 0-32,0 0-64,0 0 73,0 5-465,4-6 416,-4 3-56,0-2 0,0 1-112,0-1 16,0 0 40,0 5-304,-2-4 288,0-1-24,-1 2-72,-3 1-8,1-1-40,0 1 32,5 2-176,-7-2 176,0 0-80,-7 2-32,9 0 8,-12 4-72,3 1 16,14-5-16,-14 16 56,-2-2-80,1 5 48,-4 1 40,-2 5-16,2 1 72,19-26-120,-19 27 8,0-1-8,1 0-24,3 0-24,-1-1 120,2 1-96,14-26 24,-14 24-24,1 0-8,-3-1 32,0 1 56,11-1-8,-12-3-32,17-20-16,-5 21-64,-1-3 40,1-1 72,0-3 24,2 0-24,1-9-56,2-5 8,-2 17-88,2-13-8,0 10 112,0-11-8,4 0 8,1 3 16,-5-6-32,14 3-48,-9 1 48,12-4 40,-3 0 56,3 0-136,1-4 56,-18 4-16,19-7-16,2-8-16,-1 8 160,1-14-80,3 5-48,-1-1-24,-23 17 24,24-17-72,-3-2 72,0-1 96,0 0-104,0-1 32,-2 0-40,-19 21 16,19-19-72,-2-2 96,0-1 24,1 1 48,-3-3-96,3-1 16,-18 25-16,15-26-24,-1 0 0,-9-3 104,13-2-104,-13-2-8,10 0-80,-15 33 112,6-33-144,11 0 96,-14 2-48,11 1 0,-10 1-8,-1 3-48,-3 26 152,5-26-144,-1 1 16,-1 1 32,1 2-80,-4 1 16,3 5-48,-3 16 208,0-14-232,0 7 88,0-7-8,0 11-8,0-1 8,0 3 8,0 1 144,-1-2-152,-5 2 88,1 0-80,0 3 16,0 3 24,-9 11-56,14-17 160,-5 5-80,-11 14 72,11-3-16,-11 1 24,11 2 24,-10 0-48,15-19 24,-6 21 8,-1 2 16,-6-2-8,7-1 32,-1 1 0,-6 0 16,13-21-64,-4 22 88,-10-1 8,11 2 32,-4-1-24,-7 1 56,9-1-16,5-22-144,-6 25 144,-7-3 40,9 1-64,-1-2 8,-2-2-24,2 0-24,5-19-80,-5 19 32,-1-2 0,5-1-32,-1-1-8,0 1 0,2 0-16,0-16 24,0 15-40,0-1 0,4 2-64,-1-2-24,2-1-88,9-7-120,-14-6 336,4 20-512,10-14-240,-9 13-297,12-5-231,-12-1-112,14-7 0,-19-6 1392,16 19-1329,0-14 33,-1 0-40,1 11-2881,-16-16 4217</inkml:trace>
  <inkml:trace contextRef="#ctx0" brushRef="#br0" timeOffset="3">1594 125 4833,'0'0'0,"-2"0"816,1-1-48,1 1-768,-2 0 640,0-2-48,-1 2-48,-1 0-56,1 0-64,-1 0-31,4 0-393,-2 0 360,-3 0 16,2 0 0,-2 0-16,-1 0 24,3 0-40,3 0-344,-5-2 296,1 2-24,-1-2-48,0 1-24,0-1-16,1 0-24,4 2-160,-5 0 152,0-2 0,1 1-8,-1-1 0,2-1-24,-1 1 0,4 2-120,-3-4 80,-1 3 0,-1-3 9,3 2-17,-3-1-8,2-1 8,-1 1-24,4 3-48,-3-4 40,-1 1 0,1 0-16,-1-1 8,-1 1-32,2 1 24,3 2-24,-6-4 16,3 1 0,-1-2 0,-1 1 0,4 3-16,-3-3 0,4 4 0,-3-2 8,-1-1-16,1 1 16,1 0-8,-2 1 0,3 1 0,1 0 0,-2-2-24,0 2 24,1 0-8,-1 0-24,0 0 32,2 0-24,0 0 24,-2 0-8,2 3 0,-1-3-16,1 4 16,-2-1-8,2-3 16,0 0-16,-2 4 16,2-1-16,0 2 16,0-1 0,0-4 0,0 5-32,0 0 32,0 1-8,0 7-16,0-9 24,0 12-16,0-16 16,0 5 0,0 10-16,0-9 32,4 13-8,-4-6-8,0 1 8,0-14-8,0 16 16,3 0-8,-3-1 16,4 1-8,-4-1-16,0 4 16,0-19-16,0 19 64,0 1-64,0 0 16,0-1 0,0 1-64,0 0 64,0-20-16,0 23 32,-2-1-16,0-1-16,0 0 32,-1-2-48,-2 2 32,5-21-16,-6 19 48,1 0-32,0-2 48,0 2 0,1 1-8,-1-3 40,5-17-96,-5 17 120,0 1-24,0-3 16,-1-1 8,1 2-48,0-2 72,5-14-144,-4 13 128,-1 1-32,2-9 8,-1 15-64,-1-15 32,2 12 48,3-17-120,-4 5 64,1 11-8,1-13-32,0 11-80,1-10 48,-1 10 32,2-14-24,-2 3 16,0 2 8,1 11-8,-1-13-32,0 2 64,2 9-16,0-14-32,-2 0 80,2 6-56,-1-1-56,-1 0 8,0 9-8,2-14 32,-2 5-40,2-1 40,0 1-32,0-2 24,0 2 24,0-1 24,0-4-40,4 0 64,-1 3-64,1-3-8,-1 0-16,1 0-8,1 0 64,-5 0-32,5 0 32,13 0-32,-15-1-32,14-3 24,-11-1-32,11 1 88,-17 4-48,5-5-24,12 2-8,-11-1 16,-1 1-16,12-1 64,-13 1 8,-4 3-40,14-5-48,-9 1-72,9 1-64,-11-1-104,2 3-144,9-1-168,-14 2 600,4-2-929,1 0-263,0 2-208,0 0-192,0-1-241,1 1-175,-6 0 2008,5-2-4449,-5 2 4449</inkml:trace>
  <inkml:trace contextRef="#ctx0" brushRef="#br0" timeOffset="4">2022 536 6321,'0'0'0,"0"-1"928,0-5-248,4-1-56,-1 2 8,-3 5-632,0-5 665,4 0 47,-4 0-48,0-1-8,0 1-48,0 0-8,0 5-600,0-4 600,-2 1-47,0 0-73,-1 1-88,-2-2-24,-2 3-64,7 1-304,-7-2 296,-7 0-40,9 0-56,-11 1-24,9-1-16,-10 2-32,17 0-128,-6 0 136,-11 0-8,12 0-24,-11 0-24,9 3-8,-12 1-40,19-4-32,-14 3 16,1 3 8,-1-1-64,7 9 40,-12-11-32,12 13 24,7-16 8,-18 5-24,13 11-24,-10-11 24,9 14-16,-1-14 8,1 16-40,6-21 72,-6 14-64,1 1 16,0-1-8,3 2 16,0-1-16,2-1 0,0-14 56,0 14-56,0 2 0,0-2-24,6-9-24,-1 14 24,10-14 8,-15-5 72,6 14-80,9-11 40,-1 3-32,0-1 16,0 0 8,2 0 16,-16-5 32,17 4-24,-2-1-8,3-3 0,-1 0 8,-1 0 16,-1 0-8,-15 0 16,16-2 16,3 1-8,-2-3 8,1-1-8,-1 0 24,-1-2 0,-16 7-32,15-7 40,-1 0 16,0-7-16,-9 9-8,13-2 32,-15-7 0,-3 14-64,17-5 48,-13-2 16,10 0 16,-11 0-24,1 0 24,-1 0 0,-3 7-80,4-7 80,-1 2 8,-3-2-24,0 2 8,0 0 16,0 0 8,0 5-96,0-6 120,-3 1-16,-3-2-24,-1 2-40,0-2-32,-6 0 40,13 7-48,-6-7 24,1 2 8,-2-2-16,0 0-8,-7 0-32,11 0 40,3 7-16,-7-5 8,-7 0-56,12 0-8,-3 1-48,0-1-48,0 2 24,5 3 128,-5-2-176,-1 0-136,0 0-144,0 1-184,3 1-136,-1 0-185,4 0 961,-1 0-1120,-3 0-328,2 0-248,1 0-345,1 3-3528,0-3 5569</inkml:trace>
  <inkml:trace contextRef="#ctx0" brushRef="#br0" timeOffset="5">2463 117 4480,'0'0'0,"0"0"857,0 0-17,0 0-48,0-2-72,0 2-40,0 0-680,0 0 672,0 0-15,0 0 7,3 0-64,1-2-64,-1 2-72,-3 0-464,5-2 376,-1 2-24,1-1-64,0 1-24,9-2-16,-11 0-40,-3 2-208,6-1 184,9-1-48,-11 0-15,11 2-49,-9-2 0,11 1-16,-12 1-24,-5 0-32,21-2 48,-16 0-32,16 0-16,-16 1 0,14-1-16,-5 0 16,-14 2 0,5 0 24,13 0-16,-13-2-8,10 2 0,-9 0-8,9 0 8,-15 0 0,5 0 8,11-1 8,-13-1-16,13 2 16,-12-2-16,9 0 32,-13 2-32,4-1 0,1 1 24,0-2-24,9 0 0,-10 2 8,-1 0-8,-3 0 0,4 0 24,-1-1-16,1 1-8,-1 0 16,0 0 0,-3 0-16,4 0 16,-4 0 0,3 3 16,-3 0 0,0 1 0,0-4-32,0 3 64,0 3 24,0-1-24,0 9 16,0-11-16,0 15-32,0-18-32,-1 5 24,-1 14-16,-2-5 0,1 0-8,0 1 16,-3 1 16,6-16-32,-5 15 16,2 4 0,-3 0-8,1 1-16,0 0-8,5-20 16,-7 23 16,2-1-32,0 1 0,0 1 16,1 1-32,-1-3 16,5-22 16,-5 23 16,-1-3-48,3 0 16,-1 0-8,1 1 16,1 0 0,2-21 8,-3 21 0,-1-2-24,3 0 16,-5-2 8,3 2-32,-1 0 16,4-19 16,-3 19 0,1 1-16,-1 0 16,1-1-16,0 0 8,1 1 8,1-20 0,-2 17-8,-2 0 8,3-1 0,-1-1-24,0 1 24,0 0 0,2-16 0,-1 13 40,1 1-24,0 0 0,0-9 8,0 15-32,0-15 8,0-5 0,0 15 16,0-9-24,0 7-16,0-7 88,0 9-48,3-10 40,-3-5-56,0 14 72,4-10-72,-4 10-8,0-11 16,0 2-16,0 0 48,0-5-40,3 4 16,-3-1-8,0 1-8,0-1-32,0 1 56,4-1 16,-4-3-40,0 4 8,0-4 16,0 3 24,0-3-64,0 4 72,0-4 24,0 0-80,0 0 8,-2 3 48,-2-3-32,-1 4-24,0-4 64,0 3 0,5-3-64,-5 0 72,-1 4-32,1-1 8,-10-3-16,9 3 24,-9 1 24,15-4-80,-14 3 56,0 1 0,0-4-16,-3 3 32,-2-3 16,0 0 0,19 0-88,-21 0 104,-2 4-32,-3-4-8,2 0 40,0 0 56,0 0 24,24 0-184,-21 0 256,2 0-80,0 0-32,1-2-40,3 0-56,-1 1 0,16 1-48,-7-2 0,-10-2 8,10 1-16,-9-1 40,11 1-8,-11 0-48,16 3 24,-3-2-64,-2-2-96,0 3-40,1-3-120,2 2-256,1-1-328,1 3 904,0-2-1256,0 0-425,0-1-511,5 1-889,9-1-2688,-14 3 5769</inkml:trace>
  <inkml:trace contextRef="#ctx0" brushRef="#br0" timeOffset="6">3174 548 6369,'0'0'0,"0"0"1208,0 0-408,0 0-152,0 0-31,0 0 7,0 0-624,0-1 624,0 1 8,3 0-32,1-2-24,-4 0-40,5 0-64,-5 2-472,5-1 465,0-1-105,0 0-40,11-1-32,-13 1-80,13 0 72,-16 2-280,5-1 216,13-1 0,-13-2-40,16 1-16,-4-1-16,0 1-24,-17 3-120,21-3 160,2-1-80,-1-1 0,2 0 0,2 1-80,0-1 24,-26 5-24,30-4-16,1 1 32,-1 1-16,1-1 8,-2 1 8,1 0-40,-30 2 24,31-1 24,-2-1-64,1-2 16,-2 1-8,1-1-24,2-1-24,-31 5 80,28-3-80,0 1 0,-2 0-72,-5 1 64,1-1-16,-3 2-56,-19 0 160,18 0-72,-3 0-32,-10 0-16,14 5 48,-13-1-24,9 1-24,-15-5 120,5 3-72,11 1-16,-12-4 24,-1 3 40,2 1 8,-1-4-8,-4 0 24,3 0-16,1 3 16,-1-3 56,-3 0-8,0 0 8,0 0-56,0 0 16,0-2 0,0 1 0,-2-5 0,-1 1 72,-1-2-56,4 7-32,-5-7 56,0-7-8,0 11-8,-2-2 48,0-9-40,-7 10 8,14 4-56,-5-6 56,-9-8-32,9 8 72,-11 0 32,11-1-64,-14-7 16,19 14-80,-14-5 88,0-1 32,0-8-8,0 11 16,-3-4-24,3 0-80,14 7-24,-19-5 88,0 0-32,2-1 64,-2 1 8,-2 0-48,3 0-8,18 5-72,-17-5 32,0-1 8,3 1 8,0 0 8,7 0-48,-8 1-40,15 4 32,-6-3-24,-1-1 48,-6 1 32,11 0-64,-2-1-16,3 1-80,1 3 104,0-2-144,0 0 64,0 0-64,5 1 0,9-3-24,-11 2-56,-3 2 224,16-1-200,-11-1-24,14 0 8,-3 2-24,1 0 8,4 0 32,-21 0 200,21 0-224,1 4 104,2-1-32,2 1-16,4-4 0,-2 3-104,-28-3 272,31 5-280,0-1-57,-1-1 33,2 2-32,-2-1 24,-1-1 80,-29-3 232,30 6-224,-2-3 136,-1 1 48,-1-1 8,-1 0 40,-3 1-32,-22-4 24,19 3-24,-1 1 24,-1-1-16,-3 1 16,0-1-8,-9 2 16,-5-5-8,5 6 40,0-3 40,0 2 16,-5 1 32,0 9 16,0-11 8,0-4-152,-3 5 192,-11 9 24,9-9 24,-14 11 48,5-11 40,-2 12 41,16-17-369,-17 14 376,0 0-8,-2 1-72,-2 3-88,-2-3-40,-1 3-16,24-18-152,-24 15 136,-1-1-16,3 2 8,1-1-64,-1 1-8,-1 1-8,23-17-48,-21 16 32,0-2-8,1 0 8,1 0-16,1-9 8,1 14-16,17-19-8,-16 5-8,2 14 16,1-14-40,6 11 8,-9-13-24,11 11-32,5-14 80,-7 4-112,2 1-112,1 0-136,2 0-152,1 1-224,1-3-161,0-3 897,3 3-1096,2-3-240,9 0-264,-10 0-489,13 0-3544,-17 0 5633</inkml:trace>
  <inkml:trace contextRef="#ctx0" brushRef="#br0" timeOffset="7">4828 217 6225,'0'0'0,"-2"-2"1456,0 1-712,-1-4-296,-1 1-48,4 4-400,-1-2 377,-1 1 71,0-1 32,0 2-72,-1 0-56,1 0-88,2 0-264,-5 3 184,2 1 32,-1 10 80,-1-11-8,0 14 24,-1-1-24,6-16-288,-5 16 232,0 1-40,-2 2 32,2 0-32,0 0-23,-1 4 79,6-23-248,-5 21 224,2 1 80,-2-1 32,1 0-16,1-4-32,-1 0-32,4-17-256,-3 16 256,-1-2 0,-1 0 40,2 0-24,-1-9-32,2 9-8,2-14-232,-3 3 168,1 11-8,0-14 32,1 5-24,-1 0 64,0-1-31,2-4-201,-1 0 224,-1 0 16,2 0 8,-2 0-72,0 0-56,2-4-32,0 4-88,-1-5 24,1-9 80,0 9-40,0-10-40,0 8 24,5-14-48,-5 21 0,5-16 40,0 1-40,0-1 24,9-1-24,-10-1-16,1-1 48,-5 19-32,5-19-32,11-2 88,-13 4-112,13 0 56,-11-1-24,12 1-48,-17 17 72,14-17-16,-9 1-128,16-1 40,-7-1-48,2 3-16,-1-3-32,-15 18 200,18-15-296,-3-2-153,4 1-135,-1 0-216,-1 2-192,2 1-120,-19 13 1112,16-6-1225,-1-7-103,-1 9-120,0-1-216,-9 1-393,16 3-888,-21 1 2945,5-2-3808,-5 2 3808</inkml:trace>
  <inkml:trace contextRef="#ctx0" brushRef="#br0" timeOffset="8">4963 533 7553,'0'0'0,"-2"0"1184,0 0-792,1 0-248,1-2-31,0 0 63,0 2-176,3-1 264,1-1 72,1-2 24,0-1 16,11 0 24,-11 0 16,-5 5-416,16-7 448,-3 0-24,3-7-40,1 9-80,4-11-40,3 9-32,-24 7-232,25-19 176,-1 12-15,2-10-9,0 10-64,0-10-16,0 11-24,-26 6-48,28-15 48,-2 10 16,-2-9-48,-1 10 32,-4-3-112,1-6-8,-20 13 72,20-4 0,-3-1-104,-2 0 8,-1-1-40,-8 1-89,-1 2-47,-5 3 272,5-2-336,0 0-64,-5 1-56,0 1 0,0 0-8,-5 0 24,5 0 440,-16 0-400,2 0 48,-1 5 40,-2 0 56,-1 9 48,-3-11 24,21-3 184,-20 16-121,-5-11 1,1 16 24,-4-7 40,1 1 0,1 1 72,26-16-16,-28 17 48,2 1 64,0-1 24,0 0 33,1 1 71,3-3 40,22-15-280,-23 16 304,4 0 56,0-3-24,4 1-48,1 0-72,7-9-32,7-5-184,-14 18 104,9-13-8,1 9 8,1-11-56,3 2-8,0 1-48,0-6 8,0 5-40,5 0 32,12 0-32,-11 0 24,11-1-32,-1-1-16,-16-3 64,15 0-56,4 0-16,0 0-8,2 0-64,2 0-168,1 0-200,-24 0 512,22 0-832,4 0-241,-1-1-391,-1-1-368,0-3-2473,-24 5 4305</inkml:trace>
  <inkml:trace contextRef="#ctx0" brushRef="#br0" timeOffset="9">5771 472 5633,'0'0'0,"-4"-2"1512,4 2-1512,-3-5 800,-2-9-240,0 9-80,-1 0 73,-1-2 7,1 0-32,6 7-528,-14-5 504,8-2-56,0 2 72,-10-1-24,11 1 64,-11 0-16,16 5-544,-5-3 489,-12-1 31,10 2-64,-12 1-32,12-1-136,-11 2-64,18 0-224,-7 0 136,-10 0-56,12 3 56,-14 3-128,12-1 16,-11 9 16,18-14-40,-6 5-24,-12 10 64,11-9 64,-10 11-104,12-12-8,-11 14-24,16-19 32,-5 5-144,-2 15 104,0-15 48,2 12-88,1-12 24,3 11 32,1-13-104,0-3 128,0 14-16,0-10 8,5 1-104,9 0 8,-11 0 8,13-1-80,-16-4 176,5 3-96,11 1 56,-11-4-48,14 0-8,-14 0 8,14 0-24,-19 0 112,5-2-72,18 0 24,-6-3-40,1-2 8,-1-7-32,2 9-56,-19 5 168,17-7-160,2-8-40,0 9 23,1-8 9,0 9 8,-2-10 48,-18 15 112,19-6-112,-5-9 64,-1 10 0,-7-9 40,9 9 8,-11-1 8,-4 6-8,3-7 32,1 2 8,-1 0 0,-3 2-16,0 1 16,0 0-8,0 2-32,0 0 32,0 0 0,-3 0-24,-2 4 16,-9 1-48,8 9 32,6-14-8,-15 3 32,8 13-8,-10-11 24,3 14-32,7-5-8,-9-9-8,16-5 0,-7 21-32,-8-7 40,9 0-16,-1-1 0,1-7-16,0 14-16,6-20 40,-5 6-24,2 9-8,1-10 24,0 9-8,0-8-16,2 7-8,0-13 40,0 4-64,0 1 0,0 0-8,4-1-48,1-1-72,0 1-88,-5-4 280,14 0-432,-10 0-136,11 0-96,-10 0-136,15 0-80,-7-2-65,-13 2 945,16-2-976,0-3-8,-1 0 24,3 0 39,-3-9 65,-15 14 856,19-5-744,-1-1 192,1-8 184,1 9-1480,-20 5 1848</inkml:trace>
  <inkml:trace contextRef="#ctx0" brushRef="#br0" timeOffset="10">6170 467 2688,'0'0'0,"5"-4"648,9-3 64,-9-6-55,-5 13-657,14-6 624,-14-1-64,5-8-64,9 10-56,-14-9-64,5 9-56,-5 5-320,5-14 280,-1 9-32,-1-11 0,1 11 96,-4-9 96,0 9 113,0 5-553,0-6 656,0 0-24,-2 0-56,0 1-72,-1 0-104,-2 0-72,5 5-328,-14-4 304,9 1-64,-9 1-56,8 0-16,-9 2-64,8 0-32,7 0-72,-19 4 72,5-1-32,0 2 0,0 1-16,0 11 0,1-14-16,13-3-8,-14 18 33,7-4-25,-12 0 0,13 3-8,-9-2-49,10 1 65,5-16-16,-7 17 0,0-1 0,2-2 33,-1 0-66,3 0-15,1-9 16,2-5 32,0 17-24,0-12 16,0 9 16,5-10 8,9-1-16,-10 1-16,-4-4 16,17 3 32,-12-3-32,16 0 0,-5 0 56,1 0-112,2-2-8,-19 2 64,19-3 32,4-4-112,-1-7 80,1 7-24,-1-10-104,3 3 80,-25 14 48,26-14-32,0-2 24,-2-1 8,2-2-8,-2-2-32,2-1 112,-26 22-72,26-23 88,0 2 8,0 1 16,-3-1-88,-1 0-48,1 2-16,-23 19 40,19-21-16,2 2-8,-4-2 96,-1 2-16,-11-2-80,12 2-8,-17 19 32,4-19-136,1 0 56,0 0 48,-1 2 0,-4 3 32,0 9 32,0 5-32,0-14 40,-2 10 16,-3-1 32,-11 3-16,11 1-48,-13 1 16,18 0-40,-13 0 0,-3 3-32,0 11 80,-1-9-7,1 12-58,1-3 66,15-14-49,-18 16-32,1 1 7,0 4 66,-1 0-17,1 0-64,-2-2-33,19-19 73,-16 21-64,1-2 8,1 0 88,7 2-64,-7-1 24,9 1-24,5-21 32,-7 21-24,-7 0 80,11 1-56,-3-1 8,3 2-48,1-3 0,2-20 40,-1 21-96,-1 0-48,2 0-48,0-2-152,0 2-144,0 0-352,0-21 840,0 19-1288,3 0-489,1 2-687,-1-2-2465,-3-19 4929</inkml:trace>
  <inkml:trace contextRef="#ctx0" brushRef="#br0" timeOffset="11">1388 1521 4032,'0'0'0,"0"-3"576,0 3-576,0-6 537,0 1-41,0 0-24,0 0-32,0 0 24,0 1 16,0 4-480,0-3 504,-2-1 24,0 2-16,-1 1-7,-1-1-49,1 0-32,3 2-424,-4-1 376,-1-1-8,2 0-32,-3 2 0,0 0 0,0 0 8,6 0-344,-14 0 352,11 0-24,-2 0 24,0 0-32,-2-2-15,1 1-17,6 1-288,-7 0 264,1 0-8,0-2 8,1 0-16,-2 2-16,0-2-8,0 1-40,7 1-184,-7 0 152,2-2-24,-2 0-16,0-1-8,0 1-40,0-1 0,7 3-64,-6-2 56,-8 0-16,10 0 32,-1 1-24,-2-1-16,2 0-8,5 2-24,-7-2 0,2 2 8,0 0 8,-1 0 16,1 0-32,5 0 0,-5 0-8,0 0 16,1 0-32,1 0 48,-1 4-8,1-1-16,3-3 0,-2 0 0,-1 4-16,1-1 32,-2 1-32,3-1 16,-1 2-8,2-5 8,-2 6-16,2-1 8,0 0 8,0 11 0,0-13-16,0 11 16,0-14 0,0 5 24,0 12-32,0-11-16,0 13-8,4-5-16,-1-9 16,-3-5 32,4 21-16,-1-16 16,-3 14-48,4-5 40,-1-9-16,-3 16 16,0-21 8,3 14 80,1 1-96,-4 1 8,3-1-16,-3 1-56,0 0 80,0-16 0,0 17-8,0 0-8,0 1 8,0-1-32,0 2 32,-1-2 40,1-17-32,-2 21 40,0-2-40,0 0 8,-1 0-56,0 2-8,-1-2 88,4-19-32,-3 21-8,1-2 0,-2 2-8,1-2-40,-1 0 112,1 0-32,3-19-24,-3 16 104,1-2-48,0 0-56,0-1 24,1 3-16,-3-2 40,4-14-48,-2 14-32,1 0 32,-1-9-48,2 12 0,0-12 96,0 9-56,0-14 8,0 4 40,0 1-40,0 0-8,3 0 32,-3 1 8,4-1-32,-4-5 0,3 3-24,1 1 16,-1-1-72,1-3 24,-4 4 96,3-4 8,-3 0-48,4 0 32,-1 0 40,1 0-64,-1 0-32,1 0 64,-1 0-16,-3 0-24,5 0 8,-1-2-8,1 2 0,-2-2 16,3 2 48,-1-2-24,-5 2-40,5-1-16,0-1-8,11 0-8,-13 1 0,2 1 72,9-2 0,-14 2-40,4-2-40,1 2 32,11-2-72,-13 2 104,11 0 16,-9 0-48,-5 0 8,16 0 24,-13 0-152,13 0 120,-11 0 8,14 0 0,-3 0 8,-16 0-8,14 0-56,-1 0 24,-7 0-16,14-1 24,-14-1 16,13 2-64,-19 0 72,14-2-168,-9 2-72,14-2-128,-14 1-136,14-1-176,-5 0-217,-14 2 897,5-2-1056,14-1-152,-5-2-112,-9 0-185,14-1-207,-13-1-128,-6 7 1840,17-13-4145,-17 13 4145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2:01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30 3736,'0'0'0,"0"0"392,3 0-80,-3 0-312,0 0 297,4 0 15,-4-2-8,0 2 96,0 0 64,0 0 0,0 0-464,3-1 456,-3 1-56,0 0-32,0 0 32,0 0-24,0-2-40,0 2-336,0 0 361,0-2-49,0 1 48,0-1 16,0 0 24,0 0-56,0 2-344,0-1 296,0 1 0,0-2 0,0 0 88,4 0-32,-4 1-32,0 1-320,0-2 296,3 0-64,-3 0 72,0 2 25,0-1 31,0 1-128,0 0-232,0 0 200,0 0-40,0 0-64,0 0 136,0 0-64,0 0-48,0 0-1096,0 0 2064,4 0-1016,-4 0 104,3 3-40,-3 1 88,4 1-88,-4-5-136,3 5 96,-3 11 120,0-11-160,0 12 88,4-3-32,-4 2-72,0-16-40,0 17 104,0 4 24,0-2 24,0 3-24,0 3-72,0-1-40,0-24-16,-2 26 8,0 0 88,0-2 0,-3-1 0,2 1-48,1-1-80,2-23 32,-4 20 0,1 1-16,1-2 80,1 0-56,-1-3-16,0 0-8,2-16 16,-2 15-80,1-1 176,-1 0-96,0-9 0,2 11 0,0-11-120,0-5 120,0 5-64,0 9 32,0-10-88,0-1-120,0 2-128,0 0-272,0-5 640,0 4-832,0-1-224,0-3-289,4 0-231,-1 0-432,1 0-577,-4 0 2585,3-3-5473,-3 3 5473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0:53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130 112 5137,'0'0'0,"0"-1"872,0-2-288,0 3-584,0-5 472,0 4 40,0-2 80,0 1 128,0-3 57,0 4 7,0 1-784,0-3 784,0-1-72,-1 2-16,0 0-24,-1 0-32,0 0 1,2 2-641,-4-2 608,2 1-24,-2 0-56,2 0-96,-4 1-72,2 0-88,4 0-272,-5 1 192,0 1-56,0 3-40,-1-4-32,0 5-16,-1-1-32,0 0 0,7-5-16,-6 6 0,0 0-16,-1 0 0,1 0-24,0 0-16,1 1 16,5-7 40,-5 7-72,1 0-8,1-1-32,-2 2-40,3-1-16,1 1 8,1-8 160,-2 7-216,0 0-40,2 1-56,-1-1-24,1-1-8,1 0-32,-1-6 376,2 5-376,3 0-40,-3 1-33,4-2-23,-2 1-8,-4-5 480,5 1-472,-1 5 64,2-5 48,0 0 96,0 4 56,0-5 16,-6 0 192,8 1-176,-2-1-32,2 0 0,0 0-8,-1 0 32,1-2 56,-8 2 128,8-1-88,0-2 32,0-1 24,0 2 24,0-4 16,-2 2 8,-6 4-16,7-5 16,-1 3 56,-2-4 24,-2 4 40,3-2 40,-5 2 24,0 2-200,1-2 216,-1-3 32,0 4-16,0-1 24,-1-2-24,-1 2 0,2 2-232,-2-6 240,-3 4-48,3-4-24,-4 2-40,1-1-32,0 0-8,5 5-88,-5-5 80,0 3-64,0-4 0,0 5-80,0-4-24,0 3 8,5 2 80,-4-2-192,2-1-112,-4 2-232,5-1-264,-1 1-216,-3 1-281,5 0 1297,0 0-1512,-2 0-168,1 1-1833,1-1 3513</inkml:trace>
  <inkml:trace contextRef="#ctx0" brushRef="#br0" timeOffset="1">302 14 3272,'0'0'0,"0"-1"3769,0 0-2801,-1-4-568,1 3-280,0 2-120,0-1 48,0 0 56,0 0 16,0 1 72,0-1-40,1 1-48,-1 0-104,1-1 72,0 1-40,-1 0-7,1 0 7,-1 0-8,1 1 40,-1-1-64,1 2 48,1 4-16,0-5 24,0 6-48,-1-2-8,4 1-24,-5-6 24,1 6-56,5 0 16,-5 1 24,4-1 0,-3 1 0,3-1-8,-5-6 24,2 7-16,3-1-8,-3 1 56,3-1-48,-3 0 32,5-1 32,-7-5-48,1 5-24,6 0 48,-3-1-24,1 1-8,-1 0 16,1-1 8,-5-4-16,1 5 8,4-4 40,-4 6-8,4-6-24,-4 5 16,1-4-16,-2-2-16,5 6 24,-5-4 16,1 5-24,1-3 24,-1 1 24,0 0 0,-1-5-64,0 6 112,0-1 16,0 0 0,0-1 40,0 2 48,0-1 16,0-5-232,0 4 288,0 1 16,-1-1-24,1 1-56,-1-3-40,1 3-64,0-5-120,-1 2 64,1 4-8,0-5 0,-1 5-16,1-5-8,0 4 8,0-5-40,-1 2 32,1 3 0,-1-4-8,-1 5 0,1-4 8,-1 5 32,2-7-64,-2 4 40,1 1 0,-1-1-16,-3 1-8,5 0 0,-2 0 8,2-5-24,-5 5 24,4 0 8,-4 1 0,3-1 8,-3 0 0,4 0 8,1-5-48,-5 6 88,3-1 0,-3 0 32,2-3 56,-2 4 72,4-4 81,1-2-329,-6 5 416,5-3 16,-4 3 24,3-3-32,-2-1-56,3 4-16,1-5-352,-3 1 312,-1 1-48,3 0-16,-1-1-72,0 0-40,0 1-8,2-2-128,-2 1 96,1 0-8,-1-1-8,0 1-16,1-1-8,-1 0-16,2 0-40,-1 0 32,-1 0 40,0 0-24,0-1 24,0 0 0,-3 0-24,5 1-48,-2-2 73,0 1 23,-3 0-32,3-1 0,-3 0-8,0 0-32,5 2-24,-5-1 48,1-1-24,-1 0-24,3 0-24,-4 0-48,2 1-48,4 1 120,-2-1-192,-4 1-97,4 0-111,-2 0-288,2 0-360,0 0-504,2 0 1552,-5 0-2201,4 1-599,0 0-561,-1 1-1888,2-2 5249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0:52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15 3000,'0'0'0,"0"0"0,0 0 464,0-1 48,2-1 48,-1 1 25,0 0 47,-1 0 0,0 1-632,1-1 624,-1 0 64,0 1-48,0-1-8,0 1 1,0-2-49,0 2-584,0 0 640,0-1-16,0 1-72,0-1-40,-1 1-48,1 0-40,0 0-424,-1-1 432,0 1 25,-1-1-25,1 1-24,0 0-16,-1 0-48,2 0-344,-2 0 344,0 0-16,1 0-64,-1 0-32,0 0-48,1 0-24,1 0-160,-3 0 168,1 0-40,0 0-24,-3 0-40,3 0-8,0 0-24,2 0-32,-4 0 24,2 0 24,0 0-24,-3 0 0,3 0-24,-2 0-24,4 0 24,-2 0 16,-2 0-8,2 2 16,-3-2-8,3 0-8,-3 0-16,5 0 8,-2 0 0,-3 1 0,3-1-16,-3 0 8,3 0-8,0 0-8,2 0 24,-4 1-8,2-1-8,-3 0-16,4 1 8,-4 0 8,3-1 0,2 0 16,-4 1-24,2 0-16,0-1 16,-3 0-8,4 2 8,-1-2-16,2 0 40,-1 1-32,-1-1 8,0 1-8,1 0 8,1-1 8,-2 1-16,2-1 32,0 0-16,-1 1 8,1-1-64,-1 1 40,1 1-32,-1-2 8,1 0 56,0 1-8,0-1-40,0 1 24,0 0 72,0 0-24,0 1 8,0-2-32,0 1 24,1 1-48,-1 3 16,1-4-8,0 4 32,1-3-32,-2-2 16,0 6-8,1-1 16,-1-1-40,0 1 32,0 2 0,0-2 0,0-5 0,0 7 32,0 0-56,0 0 24,0 1-24,-1 0-8,1 0 8,0-8 24,-2 7-48,0 1 8,0-1-8,1 1 8,-2 0 24,-1 0 16,4-8 0,-1 8 8,-1-1-16,0 1 8,-3 0 0,4 0-16,-1-1 16,2-7 0,-2 7 24,0-1-24,0 1 8,-3 0-8,4-2 0,-1 2 16,2-7-16,-2 5 8,0 0-8,0 1 16,0-1-32,0-1 8,1 1 16,1-5-8,-1 5 24,-1-1-32,1 1 8,0-1-16,1-2-16,-1 4 32,1-6 0,-1 2 8,1 3-16,0-3 16,0 2-24,0-3 32,0 4-16,0-5 0,0 1 0,0 1 0,1 2-40,-1-2 40,1-1 24,-1 1-48,0-2 24,0 4 24,1-2-40,0-1-16,1 1 64,-1 3-40,0-5-32,-1 0 40,0 1-40,2 0-8,-1 1 16,0-1 16,1 0 40,2-1-96,-4 0 72,1 0-40,1 0-8,3 0-8,-4 0 64,1 0 16,4 0-48,-6 0 24,1 0-40,6 0-24,-5 0 64,4 0 72,-4 0 16,4 0-64,-6 0-24,2 0 16,4 0-40,-4 0 48,4 0 40,-5 0-72,5 0-8,-6 0 16,2 0-56,4 0 16,-4 0-24,4-1-32,-4 1-88,4-1-256,-6 1 440,2 0-768,3-2-337,-3 1-391,3 0-248,-3 0-209,3 0-167,-5 1 2120,2-2-2032,2 1-1881,-4 1 3913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0:51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 3208,'0'0'0,"-2"5"352,-2 1-144,2 0-48,2-6-160,-5 7 136,3 0 32,-3 0 40,4 2-40,-2 0-31,-1 0-41,4-9-96,-1 11 48,-1-1 16,-2 0 32,3 1-32,-1 0 8,0-1-8,2-10-64,-1 10 32,-1-1 32,0 0-24,1-1 16,0 1-16,0-2 0,1-7-40,0 8 48,-1-1 0,1 0 24,0-1 0,0-1 8,1 1-24,1-2-48,-2-4-8,5 2-104,-4 4-280,4-5-361,-3 0-335,3 1-1944,-5-2 3024</inkml:trace>
  <inkml:trace contextRef="#ctx0" brushRef="#br0" timeOffset="1">189 139 4873,'0'0'0,"-1"-1"1312,0-1-512,-5-3-288,5 3-88,-1 0-40,0-2 32,-3 3 8,3-1 9,2 2-433,-6-2 416,1 0-32,0 1-8,0-1-56,0 1-56,0 1-56,5 0-208,-6 0 160,0 0-56,0 2-48,0 2-24,-1-2-48,1 4 0,6-6 16,-6 5-16,0 1 0,0 0-8,0 1-16,0 0 24,0 0-24,6-7 40,-6 8 8,1-1-32,3 1-24,-3 0 8,3-1-64,0 1 40,2-8 64,-1 8-88,0-1 16,1 0-8,0-1 8,0-1-48,1-1-40,-1-4 160,5 2-216,-3 4-80,4-4-16,0-1-32,-1 1-65,1 0-71,-6-2 480,6 1-488,1-1-64,-1 0 24,1 0 80,-1-1 8,0-1 120,-6 2 320,7-5-304,0 4 32,1-4 48,0 2-24,-1-3 80,1 1 48,-8 5 120,8-5-73,0 0 41,-1 0 16,-1 0 0,0 0 8,-1 1 56,-5 4-48,4-5 48,-2 1 25,3 1 23,-3-2 16,-1 4 56,1-4 32,-2 5-200,1-2 240,-1 0 0,0-1-24,0 2-16,-2-2-24,0 2 0,2 1-176,-6-2 184,5 0-40,-5 0-8,1 0-16,0 0-8,-1 1 8,6 1-120,-7-1 96,0-1-40,1 2-48,-1-1-24,0 1-64,2 0-88,5 0 168,-5 0-280,0 0-168,0 1-112,0 1-40,3 2-56,-2-3-145,4-1 801,-2 6-3144,2-6 3144</inkml:trace>
  <inkml:trace contextRef="#ctx0" brushRef="#br0" timeOffset="2">376 83 5265,'0'0'0,"-2"0"1048,0-2-392,-3-2-200,3 2-88,2 2-368,-4-1 360,2-1 48,-2 1 64,1 0-23,-2 0-41,0 0-80,5 1-328,-5-1 232,-1 1 8,1 0-88,-2 0 16,1 0-32,0 1-40,6-1-96,-6 2 80,-1-1 0,0 4-40,2-4-40,-1 4-24,0-3-24,6-2 48,-5 6-48,0-4 48,0 5-32,3-3-16,-4 1 0,4-1-32,2-4 80,-4 5-72,3-3 16,-1 4-24,2-4-40,-1 3-24,1-4-56,0-1 200,0 5-216,1-4-24,1 0-8,3 1-8,-4 3 7,3-5 25,-4 0 224,2 1-200,4 1 40,-1 0 8,-1-1 24,1 1 32,0 0 16,-5-2 80,5 1-56,0 1 24,1-1 0,-1 0 8,0 1 16,0-1-8,-5-1 16,5 2 0,0-1 0,-1 0 0,-2 1 8,4 0 16,-5 0 32,-1-2-56,5 1 72,-3 0 32,-1 1 32,1 0 24,-1 0 40,0 2 32,-1-4-232,0 0 256,0 1 25,0 1-1,0 0 16,-1 2 32,-1-3 16,2-1-344,-2 2 344,-4 3-16,5-4-32,-5 0-40,1 5-64,1-5-24,4-1-168,-5 1 136,-1 4-8,0-4-16,0 4 0,0-4-32,0 1-8,6-2-72,-6 1 56,0 4-8,-1-5-24,2 2 8,-1-1-32,1 0-32,5-1 32,-2 2-64,-4-1-64,4 0-64,0 1-104,0-1-192,0 0-208,2-1 696,-1 1-904,1 0-185,0 0-167,0 0-192,0-1-144,1 1-2417,-1-1 4009</inkml:trace>
  <inkml:trace contextRef="#ctx0" brushRef="#br0" timeOffset="3">453 165 3304,'0'0'0,"0"-1"928,0 0-504,1-1-111,1 1-65,-2 1-248,1-2 264,0 0 16,1 1-8,-1-2 32,0 2 8,0-2 16,-1 3-328,2-2 336,0 0-48,-1-3-40,1 4-24,-1-1 0,4-3-24,-5 5-200,1-1 208,1-5-48,4 5-64,-5-6-32,5 5 40,-1-4-40,-5 6-64,4-5 64,-2 1 41,5-1-73,-6 1 64,6-1 32,-3 3-64,-4 2-64,5-5 64,-4 2-16,5-1-32,-5 2 96,0 0-24,1 0 32,-2 2-120,1-2 160,-1 1 0,0 1 48,-1 0-16,-1 0-24,0 0-96,2 0-72,-5 1 48,0 4 16,0-3 16,-1 3 64,-1 1 0,1-1-8,6-5-136,-7 6 144,0 0 32,-1 0 64,0 1 0,1 0-16,0 0-24,7-7-200,-8 7 112,1-1 48,0 1 16,0-1-40,1 1-16,0-1-40,6-6-80,-5 5 64,1 1 32,-1-1 8,4 1-31,-4-1-17,3 0-48,2-5-8,-2 5-32,0 0 32,1-1-24,1-2-9,0 4-23,0-4-40,0-2 96,1 4-96,1-3 24,3 0 40,-4 1 0,4-1-24,-3 0-8,-2-1 64,6 2-72,-1-1-24,1-1 48,0 0-64,1 0 0,0-1-16,-7 1 128,7 0-176,0-2 72,0 1-56,1-1-40,0 0-40,1-2-96,-9 4 336,8-1-480,0-2-144,0-1-232,0 2-281,-1 0-255,0-3-144,-7 5 1536,7-2-1545,-1-2-1935,-6 4 3480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0:49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12 2664,'0'0'0,"0"0"440,0-2-88,-1 0 40,1 1 40,0 0 41,0 1-473,-1-2 520,0 1 0,1 1 16,-1-1-8,0 1-24,0-1-16,1 1-488,-1-1 464,0 1-48,0 0-24,0 0-7,0 0-9,0 0-8,1 0-368,-1 2 392,-1-2-64,1 1-8,0 1-32,-1 0-8,0 3 40,2-5-320,-5 1 328,3 4-56,-2-3-16,2 5-88,-3-2-32,3 1-16,2-6-120,-6 6 136,4 1-56,-4 1-24,4-1-24,-5 1-8,3 1 8,4-9-32,-2 9 24,-4 0-24,5-1-40,-2 1 24,1-1 16,-2 0 24,4-8-24,-1 8 8,0 0-24,0-1-16,0-1-8,1 1 16,0-1 48,0-6-24,0 7 32,0 0-120,2-1-16,0 0-120,2-1-8,-2 0 0,-2-5 232,6 5-368,-5 0-192,7-4-264,-3 4-200,2-4-177,0 0-95,-7-1 1296,9 0-1392,-1 0 0,2 0-2449,-10 0 3841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5:00.841"/>
    </inkml:context>
    <inkml:brush xml:id="br0">
      <inkml:brushProperty name="width" value="0.25" units="cm"/>
      <inkml:brushProperty name="height" value="0.5" units="cm"/>
      <inkml:brushProperty name="color" value="#FFFF00"/>
      <inkml:brushProperty name="tip" value="rectangle"/>
      <inkml:brushProperty name="rasterOp" value="maskPen"/>
    </inkml:brush>
  </inkml:definitions>
  <inkml:trace contextRef="#ctx0" brushRef="#br0">8 111 5561,'0'0'0,"0"0"0,-2-2 640,2-2-328,-4 1-8,2-1-64,2 0-72,0 0-56,0 4-112,0-3 72,0-1 24,4 0 16,-2 0-16,2 1-16,-1-1-16,-3 4-64,4-6 64,0 2 48,8 1-16,-10-1-32,1 0 0,1 2-24,-4 2-40,12-2 48,-8 0 80,0 1 0,5-1 0,-5 0 40,0 0-24,-4 2-144,4-4 200,0 4 57,5-2-25,-9 0 16,4 2 16,8 0-8,-12 0-256,1 0 264,3 0-16,10 0-16,-12 0-48,9 0 16,-7 0-8,-4 0-192,12 0 192,-9 0 16,13 0-8,-12 0-16,9 0 8,-9 0-24,-4 0-168,17-2 168,-5 1 16,-1 1 0,3-2-8,1 0 16,-1 2-15,-14 0-177,15-4 152,-2 4 0,1-4-24,-1 4 0,3-2 0,-1 1-40,-15 1-88,17 0 104,-1-2-40,1 0-40,-1 2 16,-3-2-24,2 2 16,-15 0-32,16-2 8,-1 2 16,2 0-16,-1 0-8,-3 0 0,3 0-8,-16 0 8,17 0 0,-4 0 0,3 0 8,-3 0 24,3 0-32,-1 0-8,-15 0 8,13 0-8,3 0 8,-3 0 8,1 0 0,-3 0 8,3 0-8,-14 0-8,13 0 8,1 0 8,-1 0-8,1 4 16,-14-4-24,11 0 8,1 0 8,-12 0-16,11 0 8,-7 2 24,11-2-8,-3 0-16,-1 2 8,-1-2-8,-10 0-8,12 3 8,-1-3 8,-1 2-8,3-2 0,-3 2 8,-1-2-32,-9 0 16,12 4 16,-8-4-16,9 2 0,-7-2 8,8 2 0,-11-2 8,-3 0-16,14 3 0,-10-1 8,9-2 16,-7 2-24,7 2 8,-9-4-16,-4 0 8,14 2-32,-10-2 32,9 0 0,-1 0 0,-9 4 56,13-4-48,-16 0-8,11 0 56,-7 0-48,10 0-8,-11 0-16,13 0-40,-12 1 56,-4-1 0,13 0 16,-9 0 24,9 0-32,-9 2-8,10-2-24,-10 0-16,-4 0 40,15 0 8,-11 4-8,9-4 8,-9 0 32,10 0-40,-13 2 64,-1-2-64,14 0 24,-10 0-16,7 0-8,-7 2-56,6-2 24,-6 0 88,-4 0-56,11 4 32,-7-4-24,9 0 8,-9 0-64,6 0 40,-6 0 40,-4 0-32,9 0 48,-7 0-32,12 0 8,-10 0-8,5 0-40,-7 0 80,-2 0-56,12 0 32,-10 0-32,1 0-16,11 0-16,-10-2-24,0 0 136,-4 2-80,3 0 24,7-2-24,-8 0 32,10 2-96,-11-2 128,3 0-32,-4 2-32,4 0 0,6-2 0,-6 1-64,-1 1 48,9 0 56,-10 0-24,-2 0-16,4 0 0,7-2 0,-9 2-40,2 0 72,6-2 16,-6 2-32,-4 0-16,3 0 0,1 0-56,6 0 56,-6 0-32,-1 0 56,11 0 24,-14 0-48,2 0-40,7 0 40,-3 0-16,-2 0 32,6 0 0,-8 0 24,-2 0-40,3 0-8,1 0-40,0 0 72,0 0-24,0 0 24,0 0-32,-4 0 8,4 0-48,-1 0 40,1 0 24,0 0 112,0 0-64,0 0-88,-4 0 24,2 0-40,0 0-48,1 0 40,-1 4 80,0-4-8,-2 0-48,0 0 24,4 1 16,0-1-8,-2 0 48,2 2 48,-2-2-104,0 0-48,-2 0 48,3 4-80,1-4 48,0 0 96,0 0 8,0 0-72,5 0-48,-9 0 48,4 0-56,0 0 24,0 0 64,6 0-32,-7 0 0,-1 0-8,-2 0 8,10 0-24,-10 0 72,12-2 8,-11 0-48,3 2 16,8-2-72,-12 2 48,0-1-32,4 1 56,0 0-56,5-2 40,-5 0 0,0 2-8,-4 0 0,4-2 48,5 0-40,-5 0-24,-2 2 0,2-2 16,0 2-8,-4 0 8,4-2 56,-1 2-56,1 0 8,0 0-8,0 0 0,0 0 0,-4 0 0,4 0 0,0 0 24,-1-2-24,-1 2 0,2-1 8,-2 1-24,-2 0 16,0 0 8,2 0 16,2 0 0,-4 0-16,2 0 16,-2 0 0,0 0-24,0 0 8,2 0 16,-2 0 8,0 0 16,0 0-16,0 0-32,0 0 56,0 0-24,0 0 16,0 0 32,0 3-32,-2-3 16,2 0-64,-2 0 56,2 0-8,-2 2-24,0-2 8,2 0-16,-2 0-8,2 0-8,0 2 24,0-2 0,0 0-48,0 4 32,0-4-8,0 0-24,0 0 40,0 0-32,2 0 40,-2 0-24,4 0 0,-2 0 0,0 0 0,1 0-8,-1 0-8,2 0 16,-4 0 0,2 0 0,0 0 16,2 0-16,-2 0-16,0 0 8,-2 0 8,0 0-8,4 0-8,-4 0 40,2 0-24,-2 0-8,1 0-8,-1 0 16,0 0-8,0 0 16,0-2-8,4 2 16,-4 0-16,0 0 16,0 0-24,2 0 16,2 0-8,-4 0-8,0 0 8,2 0 0,0 0 0,2 0 8,0 0-8,-1 0 0,-3 0 0,4 0 0,0 0-16,6 0 24,-6 0-32,5 0 16,-5 0-8,-4 0 16,10 0-8,-8-2-8,1 2 0,11 0 16,-12-2 0,2 2 0,-4 0 0,4 0 0,5 0-16,-9 0-8,6 0 16,-2 0 16,-2 0-8,-2 0 0,2 0 0,1 0 0,-1 0 0,0 0-8,-2 0-8,0 0 8,0 0 8,4 0 8,-4 0-24,0 0 16,0 0 40,0 0-48,0 0-24,2 0 8,-2 0 24,0 0-56,0 0-16,0 0-40,0-2-224,0 2-520,0 0 856,-2 0-1889,0 0-863,-2 0-4346,4 0 7098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0:48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0 5129,'0'0'0,"-1"2"1112,1-2-1112,-4 2 792,2 3-232,-4-3-128,4 4-48,-4 0-88,1 1 80,5-7-376,-5 8 337,-1 2-65,0 1-72,1 0-72,-2 1-56,0 2-32,7-14-40,-7 14 40,-1 0-48,0 2 16,0 0 32,0 0-48,-1 0 24,9-16-16,-8 16-32,-1-1-24,1-1-72,0 1-112,1-1-297,1-1-495,6-13 1032,-5 11-1528,0 0-3385,5-11 4913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0:48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0 5801,'0'0'0,"-5"5"896,-1 0-256,-1 0-136,7-5-504,-6 7 456,0 0-32,0 0-16,-1 1-39,0 1-49,1 0-64,6-9-256,-6 10 176,0-2-96,1 2-40,-1 0-32,0-1-16,1 1 16,5-10-8,-6 10 0,1 0 0,-1 0-8,2 0-8,-1 0-16,3-2-8,2-8 40,-4 8-72,2-1-80,1-1-152,1-1-361,-1-3-423,1 3-464,0-5 1552,0 1-4713,0-1 4713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0:47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50 105 3336,'0'0'0,"0"0"1128,0 0-303,0-2-113,1 0-72,-1 2-640,0-1 528,1 0-40,-1-1 0,0 0-32,0 1-16,0-1-31,0 2-409,0-2 352,0 1-8,0 0-56,-1-1-32,0 1-24,-1-1-56,2 2-176,-1-1 192,0 0-72,-1-1 24,0 2-40,1-1-8,-2 0 16,3 1-112,-1 0 96,-2 0 56,2 0-40,-2 0-16,1 1-16,0 0-56,2-1-24,-2 2 16,0 3-32,0-3 8,0 4-16,0-1 24,0-1 24,2-4-24,-2 6-16,0-1-8,0 0 0,0 1-8,0-1 8,1 0 24,1-5 0,-1 6-40,0-1-8,1 1-24,-1 0-8,1-1 0,0 0-8,0-5 88,0 4-104,0-2 16,0 4-48,1-5 24,0 1-32,1 3-8,-2-5 152,2 1-128,2 0-8,-4 0 0,2 0-8,3-1 40,-4 0-16,-1 0 120,2 0-80,3 0 8,-4-1 8,4-1 32,-3 1-16,3-4-16,-5 5 64,1-2-48,5-2-24,-5 2 0,4-4 0,-3 1 0,2 0 8,-4 5 64,1-4-80,4-1 32,-4 0-16,1 0 8,-1 3 7,1-4 25,-2 6 24,2-2-40,-1-3 24,1 3-16,-1 0-24,0-2-16,0 3-32,-1 1 104,0-2-128,0 1 8,0 1-8,1-1 8,-1 0 8,0 1-24,0 0 136,0 0-136,0 0-32,0 0-16,0 2-24,0-1-8,0 0-32,0-1 248,0 2-248,0 3-16,0-4-40,0 3-8,0-3 24,0 1 24,0-2 264,0 5-192,0-4 40,-1 5 8,0-5 32,1 4-8,0-3 39,0-2 81,0 5-48,0-4 8,0 4 16,0-4 0,0 1 8,0 2-16,0-4 32,0 0-48,1 2 8,0 0-48,0-1 16,0 0 16,1 0 8,-2-1 48,1 0-8,1 0 16,-1 0 16,1 0 0,-1 0 8,0 0 0,-1 0-32,2-1 24,0 0-16,-1-1 0,1 1-32,3-1 16,-4-3-8,-1 5 16,5-1 0,-4-1 16,4-3-8,-4 3 16,0 0-8,4-3 0,-5 5-16,2-2 24,-1 1-16,4-2 0,-4 1 0,1 0 8,2 0 8,-4 2-24,0-2 64,2 2 0,0-1 24,-1 1 32,1-1 33,-1 1 95,-1 0-248,1 0 288,0 0 48,-1 0 16,0 1-32,0 0 0,0 1 0,0-2-320,0 2 320,-1 0 16,0-1-16,-1 4-8,0-4-8,1 4-32,1-5-272,-3 2 256,1 4-15,-3-5-25,3 6-24,0-6 0,-3 5-16,5-6-176,-2 2 176,0 3 16,-3-3-16,4 3 16,-1-4 0,0 3-24,2-4-168,-2 1 160,1 1-32,-1 0-48,1 0 56,0-1-16,0 0-8,1-1-112,0 0 104,0 0-64,0 0-16,0 0 0,0-1-8,0 1 8,0 0-24,1-2 8,0 0-8,1 0 16,3-3 8,-4 4-8,1-5-32,-2 6 16,4-2-24,-2-4-32,3 1 0,-4 0 16,5-1-88,-5 0-8,-1 6 136,6-6-168,-5 0-72,4 0 16,-3 0-56,4 0-64,-1 0-120,-5 6 464,5-5-568,-4 0-129,6 0-231,-6 0-224,6 0-312,-5 0-2721,-2 5 4185,0 0 0</inkml:trace>
  <inkml:trace contextRef="#ctx0" brushRef="#br0" timeOffset="1">211 166 5137,'0'0'0,"-1"0"696,0 0-288,1 0-408,0 0 288,-1 0-8,1 0 16,0 0 16,0 0 8,0-1-40,0 1-280,1-1 256,0 0-8,1 0-32,3-1-8,-4 0-56,3 0-32,-4 2-120,2-5 88,4 4-23,-1-5-17,-1 4 0,2-4-8,-1 4-24,-5 2-16,6-6 16,0 1 0,-1 0-16,1 0 32,-1-1-40,-1 2-8,-2-1-24,-2 5 40,6-4-112,-4-1-129,2 3-111,-2-3-64,-1 4-16,0-1 48,-1 2 384,2-2-320,-1 0-40,-1 1-56,0 0-24,0 0-24,-1 0 48,1 1 416,-2 0-328,0 0 47,-3 0 57,3 0 80,-3 2 48,2-1 72,3-1 24,-6 2 24,1 0 48,0 3 40,-1-3 32,0 4 8,0-1 33,6-5-185,-6 5 216,0 0 0,0 0 0,0 1-24,1 0-32,0-1-16,5-5-144,-2 6 128,-4-1 0,4 1 8,0-1 16,0 0 24,0 0 24,2-5-200,-2 4 192,2-2 8,-1 4-40,1-4-40,0 2-40,0-4-80,0 1 56,2 1-32,0 0 0,2-1-8,-3 0-24,4 1-40,-5-2 48,2 1-104,4-1-88,-4 0-248,5 0-264,-3 0-72,2-1 7,-6 1 769,5-2-776,2 1 0,-2-2-1864,-5 3 2640</inkml:trace>
  <inkml:trace contextRef="#ctx0" brushRef="#br0" timeOffset="2">364 95 4865,'0'0'0,"0"0"0,-1 1 1040,-1-1-376,0 1-232,-1 0-128,1 0-64,0 1-24,2-2-216,-1 1 192,-1 1-32,0 3 0,-1-4-48,1 3-8,0-2-32,2-2-72,-1 7 64,-1-3 16,0 1-8,0-1 24,1 1 16,-1 0 24,2-5-136,-2 5 144,1 0 17,-1 0 47,0 0 16,1 0-8,-1-4 8,2-1-224,0 7 208,-1-6-16,-1 5 8,0-5 32,1 1-24,1 2-48,0-4-160,-1 0 168,1 2-40,-1-1 40,1 0 16,0-1-32,0 0-16,0 0-136,0 0 112,0 0-56,0 0 24,2-1 0,-1-1-32,0 0 16,-1 2-64,1-3 40,1-2-64,-1 4 64,4-5-56,-4 1-40,4 0-24,-5 5 80,1-5-104,4-2 0,-4 2 56,4-2 0,-3 0-40,4 1 0,-6 6 88,1-7-152,5 0 0,-4 0-40,4 1 0,-4 0-24,3 0-24,-5 6 240,1-4-232,4 2 16,-4-3-32,0 4-24,4-1-32,-3 1-32,-2 1 336,1-1-265,1 0 57,0 1 64,-1 0 32,1 0-8,-1 1 32,-1-1 88,0 2-88,1-1 16,0 4 32,-1-3-8,0 4 16,0-2-16,0-4 48,0 5-40,0 0-16,0 0 48,0 0 0,-1 1 0,0 0 24,1-6-16,-2 6-16,0 0 24,1 1 32,-1-1-24,0 1 8,0-1-16,2-6-8,-1 6-8,0 1 16,0-2 32,0 0-24,0-1 8,1-2-16,0-2-8,-1 6 8,1-5-8,0 4-16,0-4-72,0 0-168,0 1-240,0-2 496,1 1-824,0 0-216,0-1-169,1 0-111,-1 0-1392,-1 0 2712</inkml:trace>
  <inkml:trace contextRef="#ctx0" brushRef="#br0" timeOffset="3">571 1 8937,'0'0'0,"0"0"0,-1 0 1161,-1 0-569,1 0-256,-2 1-80,2 1 8,-2-1 32,3-1-296,-1 5 336,-4-4-24,4 4-8,-4-4-16,4 6 8,-4-2 32,5-5-328,-2 6 320,-4 1 1,4 0-33,-4 1-56,1 0-32,0 1-40,5-9-160,-5 9 184,0 0-8,1 1 16,-2 0-24,4 0-56,-3-1-48,5-9-64,-2 10 32,0-1 8,0 0-32,0 0-16,0-2-8,2-1 8,0-6 8,0 6-112,0-1 56,0-4-48,2 5-40,-1-5 32,4 1-96,-5-2 208,2 1-264,3 0-48,-3-1-72,4 0-113,-4 0-167,5 0-144,-7 0 808,5-2-952,0-3-80,0 4-64,0-6-57,1 2-167,0 0-112,-6 5 1432,5-7-1417,0 0-2007,-5 7 3424</inkml:trace>
  <inkml:trace contextRef="#ctx0" brushRef="#br0" timeOffset="4">474 75 6905,'0'0'0,"-6"0"2248,0 0-1383,6 0-865,-6 0 344,0 2-248,4-2-96,0 1 0,0 0 24,1 1 16,1-2-40,-1 1 48,1 0 32,0-1-8,1 0 72,1 0-24,4 0-8,-6 0-112,6 0 88,-1 0-48,1-1 16,1 0-32,0 0 16,1-1 16,-8 2-56,9-2-16,0-2-72,1 2-200,0-4-392,1 4-425,-1-4-519,-10 6 1624,10-5-1976,-1 0-2529,-9 5 4505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0:45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30 4088,'0'0'0,"-1"0"689,1 0-353,0 0-336,-1 0 176,1 0-72,0 0-16,0 0-8,0 0 24,1 0 24,-1 0-128,1 0 160,1 0 0,2 0-8,-2-1-32,3 1-32,-3-2-32,-2 2-56,5-2 32,0 1-16,-1-1-8,2 0-16,-1 0-8,1 0-40,-6 2 56,6-2-96,1 0-24,-1-1-24,0 1-24,0 0-24,1 1-48,-2-1-16,-5 2 256,7-1-248,-2 1 16,0-1 23,1 1 9,-2 0-8,-2 0-48,-2 0 256,6 1-280,-5 1-24,4 0 0,-4 2 96,1-2 64,-1-1 80,-1-1 64,1 6 0,0-5 24,-1 4 40,0-4 64,0 3 96,-1-3 112,1-1-336,-1 5 416,-1-4 56,0 1-7,1 3-41,-4-4-72,3 4-32,2-5-320,-4 1 304,2 4-16,-3-3 0,3 2-16,-4-3-16,6-1-256,-2 5 232,-4-4-40,4 1-32,-4 2-24,4-4-40,-3 2-64,5-2-32,-2 2 16,-3-1-8,3 1-8,-2-1 32,2 0-8,0 1-8,2-2-16,-5 1 40,3 0-16,0 0 0,-3 0-40,4 0-104,-2-1-200,3 0 320,-2 1-640,-2 1-336,2-1-272,1-1-993,-2 0-255,3 0 2496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0:45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16 3280,'0'0'0,"0"0"0,0-1 536,0-1-56,-1 1 25,1-2 23,-1 2 0,1-1 0,0 2-528,-1-1 440,1 0-64,0 0-80,0 0-8,0 1-32,0-1-48,0 1-208,0 0 160,0 0-96,2-1 8,-2 1-8,1 0 16,-1 1-40,0-1-40,1 2 80,1 3-16,-1-3 0,0 5 48,1-2-16,-2-5-96,1 6 16,0 1-16,-1 0-40,1 1 8,-1 0 32,0 0 32,0-1-8,0-7-24,0 8-8,0-1 24,0 1 32,-1 0 40,1 0-24,-1-1-55,1-7-9,0 7-41,-1-1 17,1-1-16,-1 0 88,0-3-104,1 4-32,0-6 88,0 2-120,0 2-144,0-3-96,0 4-264,-1-4-304,1 1-232,0-2 1160,0 1-1297,0 0-2295,0-1 3592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0:44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81 5553,'0'0'0,"0"-1"968,2-4-304,-1 0-152,1 4 48,-2 1-560,2-5 576,-1 3 105,1-3 31,0 4 24,-1-4 0,1 3-40,-2 2-696,1-4 632,-1 2-88,0-4-23,0 4-41,0-4-32,0 6-448,0-2 448,0-3-104,0 3-40,-1-3-16,0 4-80,-1-4 64,2 5-272,-1-2 232,-2 1-56,-1-2 48,2 2-64,-4 0-56,4 0 48,-5 1-32,7 0-120,-5 0 48,0 2 24,-1 2-48,1-3 48,-1 5-8,0-2-56,6-4-8,-6 7 0,0-1-56,-1 1-8,-1 2 64,1 0 48,0 0-96,7-9 48,-6 9-48,0 1-48,1 0-24,0-1 144,0-1 40,1 2-40,4-10-24,-2 8 0,-3 1-48,3-1-40,1-1 104,-2 0-48,2-1 16,1-6 16,-1 6-24,0-1 0,1 1 40,0-1-64,1-1-16,0 1-40,-1-5 104,5 2-152,-4 3 120,5-4-56,-1 4-80,0-4 40,1 0-96,-6-1 224,5 2-176,2-1 80,1-1 8,0 0-24,1 0 16,-1-1-16,-8 1 112,8-2-80,1 0 72,-1-3 0,0 3 8,1-4-40,-1 2 24,-8 4 16,8-2-48,0-5 48,-2 2 24,1 1-24,-2-1 24,0 0-24,-5 5 0,5-5 0,-4 1 40,4-1-16,-3 0 24,-1-1-16,-1 0-8,0 6-24,0-6 40,0 0 40,-1 0-80,-1 0 0,0-1-48,-3 1-24,5 6 72,-5-6-48,1 1 40,-1-1-16,-1 1-48,1 3-24,-1-3-160,6 5 256,-6-2-456,-1 0-280,0 0-449,-2 1-367,1 0-304,-2 1-209,10 0 2065,-10 0-2216,-2 0-2281,12 0 4497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0:43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 4104,'0'0'0,"0"0"0,0 0 697,0-1-89,0 0-24,0 1-64,0-1-8,0 1 8,0 0-520,0 0 512,0-1-32,0 1 0,0-1 1,-1 1 39,1 0 64,0 0-584,0-1 568,-1 1-64,1 0-104,0 0-96,0 0-48,0 0 24,0 0-280,0 0 208,-1 0-64,1 0-56,0 0-56,0 0 8,0 0-8,0 0-32,0 0 8,0-1-16,1 1 16,-1 0 96,1 0-112,-1 0 8,1 0 32,1 0-24,0 0-72,0 0 56,3 0 8,-4 0 24,-1 0-24,4 0 0,-2 0-16,4 0-32,-4 0 24,5 0 48,-2 0-48,-5 0 24,6 0 16,-1 0-56,2 1 16,0-1 56,0 2-56,0-2 24,-7 0 0,8 1-24,-1 0-24,-1 0 24,0 1 32,0-1-32,1 1 8,-7-2 16,6 1-32,0 0-32,1 1 24,-2 3 48,0-4-56,-1 1 40,-4-2 8,5 5-8,0-4-24,0 3 64,-3-3-8,5 1-40,-5 3-8,-2-5 24,7 1-40,-5 1-32,3 3 72,-4-4 16,4 1-16,-4 3 8,-1-5-8,2 1 0,2 3-8,-3-2 8,1 3 32,-1-4-24,0 4-8,-1-5 0,0 2 40,0 3-8,0-4 48,0 6 32,-1-6 0,1 6 0,0-7-112,-2 2 120,-3 4 56,3-5-16,-3 6 9,3-6 23,-4 6-16,6-7-176,-4 1 224,-2 5 72,1-4-40,0 4 40,-1-1 8,1-4-40,5-1-264,-5 7 320,0-5 32,-1 4-8,0-4-24,0 4-56,0-4-48,6-2-216,-6 6 192,0-4 24,-1 4-64,1-5-32,-1 5-23,1-4-73,6-2-24,-7 5 40,0-3 32,0 3-48,2-4 0,-2 0 0,3 1-32,4-2 8,-5 5 24,1-5 48,2 1-120,-4 1-16,5-1-8,-1 0-161,2-1 233,-2 1-240,-1-1-176,2 1-240,-1-1-264,1 1-304,1-1-281,0 0 1505,-1 0-1760,1 0-272,0 1-353,0-1-3216,0 0 5601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0:43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21 119 6409,'0'0'0,"-2"-2"1912,0-3-1016,-3 0-351,4 3-121,-1-3 0,2 5-424,-1-2 448,0 0-40,-1 0-64,1 0-80,0 1-104,1-1-72,0 2-88,-1-1 40,0 0-24,1 0-80,-1 1-40,1 0-64,0 0-80,0 0 248,0 0-544,0 1-560,1 1-761,1 3-4112,-2-5 5977</inkml:trace>
  <inkml:trace contextRef="#ctx0" brushRef="#br0" timeOffset="1">194 231 5697,'0'0'0,"-1"0"1128,0 0-520,1-2-64,0 2-544,-1-1 576,1-1 64,0 1 57,0 0-73,0-1-48,0 0 24,0 2-600,-1-2 608,1 0-48,-1-1-16,0 1-80,0 0-87,0 0 39,1 2-416,-1-2 312,-1-1-24,1 2-48,-1 0-104,1 0 8,-1 0-8,2 1-136,-2 0 112,0 0-80,-3 2-24,4-1-64,-4 3 32,3-2 64,2-2-40,-6 5-24,2 0 8,-1 0-48,1 0-24,-1 0 72,3 1-16,2-6 32,-7 6-32,5 0 24,-4 0-24,4 0 32,-4 0 40,5 0-40,1-6 0,-1 5 0,-1 0-8,1 0-24,1 0-48,-1-3 80,1 4-8,0-6 8,0 2-48,0 2 72,0-2-56,0 2 32,1-3 56,0 0-24,-1-1-32,2 2 0,0-1-24,3 0-24,-4 1 32,4-2 48,-4 0 8,-1 0-40,6 0 0,-4 0 0,4 0 16,-5-2 16,6 0 24,-2-4-80,-5 6 24,5-2-8,1-5-32,0 2 64,-2-2 56,3 0-88,0 1-48,-7 6 56,7-8-80,0 0-8,0-1 40,-1-1-8,1 1 24,0 0-32,-7 9 64,6-10-72,1 0 16,-2 0-32,1 0-72,-1 0-16,0 0-40,-5 10 216,4-11-240,-2 0 96,4 0 56,-4-1-1,4 0 81,-5-1 8,-1 13 0,5-12-32,-3-1 80,-1 1-56,4 0-40,-3 2 0,-1 1-40,-1 9 88,5-8-88,-5 1 16,2 2 0,0 3-40,-1 0-24,-1 0-56,0 2 192,0 0-248,0 0-32,0 0 24,-1 1 24,0 6 32,0-6 64,1-1 136,-2 8-144,0-1 24,-3 0 48,3 1-16,0 1 8,-3 0 32,5-9 48,-2 9-56,-2 0 32,2 2 24,-3-2-8,3 1-24,0-1 32,2-9 0,-3 9 8,1 0 48,0 1 24,0-1 24,-1 0 16,2-1-16,1-8-104,-2 9 144,0 0-16,0 0-24,0 0 8,0 0-48,1-1-16,1-8-48,0 8 40,-1-1-16,1 0 0,0 0 16,1-1-16,1-1 8,-2-5-32,2 5 24,2 0-48,-2-3-24,3 3-40,0-4-48,-1 1-96,-4-2 232,6 2-472,0-1-288,1-1-368,-1 0-385,1 0-279,0-2-2937,-7 2 4729,0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0:42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13 4336,'0'0'0,"0"0"0,0 0 881,0-2-121,0 0-40,1-1-56,0 2-40,0 0-64,-1 1-560,1-2 528,0 2 41,1-1 15,-2 1 56,1 0-8,0 0-56,-1 0-576,0 0 544,1 0-72,-1 1-8,0 0-32,0 0-95,1 1 47,-1-2-384,0 5 336,0-4 32,0 4 0,0-3-64,0 4-80,0-1-104,0-5-120,0 5 136,0 1 0,-2 0 16,0 0-48,0 0-48,1 0-32,1-6-24,0 5 0,-1 0 48,-1 1-72,1-2 48,0 1-24,1-1-40,0-4 40,-2 5 40,1-4-56,1 6 32,-1-6-88,1 3-56,-1-2-112,1-2 240,0 1-416,0 0-232,0 1-392,0-2-465,0 0-511,0 0-521,0 0 2537,0 0-5761,0 0 5761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0:41.260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9 64 4761,'0'0'0,"-1"-1"696,-1 0-88,1-1-128,1 2-480,-2-1 336,2-1-32,-1 0 8,0 1 24,1-1 72,-1 0-48,1 2-360,0-4 312,0 3-64,0-2-112,1-1-31,1 2 23,3-3-72,-5 5-56,2-1 40,4-4-16,-2 3-8,1-3 8,1 3-24,0-3 0,-6 5 0,6-1-32,0-1 32,0 0 40,0 0 8,0 0 16,2 2-80,-8 0 16,7-1-40,1 1 8,0 0-56,-1 0 80,0 1-32,1 0-56,-8-1 96,7 2-72,1 3 7,-1-4 17,0 4-16,-1-4-24,0 4-16,-6-5 104,5 1-80,0 5 48,-4-5-8,4 4-8,-4-3 8,1 4-32,-2-6 72,1 2-48,1 3 56,-1-3 8,-1 4-16,0-5 24,0 5-24,0-6 0,0 2 8,0 2 40,-1-2 104,-1 3 16,0-4 48,0 4 89,2-5-305,-5 1 272,4 1 48,-5-1 0,4 1-40,-3 0-48,3 0-40,2-2-192,-5 1 168,3 0-8,-4 1 16,4-1-32,-4-1-32,3 1 8,3-1-120,-6 0 80,2 0 16,-1 0-40,3 0-16,-4 0-8,4 0-72,2 0 40,-5 0-16,3-1-24,-3 1-32,4-1 8,-2 1-40,1 0-56,2 0 160,-4 0-296,2 0-280,0 0-264,-3 0-345,4 0-351,-1 0-160,2 0 1696,-2 0-4457,2 0 4457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6:38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40 632,'0'0'0,"0"0"312,0 0 24,0 0 48,0 0-384,0 0 432,0 0 48,0 0 16,0 0-8,-2 0 0,2 2-16,0-2-472,-2 4 489,0-4-17,2 2-80,0 2-56,0 0-80,-2-1 8,2-3-264,0 4 280,-2 8-24,2-8 40,0 9-16,0-1 24,0-3 0,0-9-304,0 14 280,0-1 0,0 2-64,4 1-15,-4-1-17,0 0 8,0-15-192,2 18 208,-2-3-72,0 2-24,0-1-48,0 1-80,2-2 48,-2-15-32,0 15 64,0 1-40,0-3 24,0 1-40,3 1-32,-3 0 0,0-15 24,2 14 24,-2-3 0,0 1 24,2-3-8,2 3-88,-4-8 40,0-4 8,2 13-8,-2-9 24,4 9 0,-4-9 8,2 8-40,-2-10-24,0-2 40,2 11-48,-2-9-56,3 2 0,-3 0-64,2-1-56,-2 1-80,0-4 304,2 4-353,-2-2-31,0-2-96,4 0-24,-4 0-40,0 0-48,0 0 592,2 0-568,-2 0 0,0-2 64,2 0 103,-2-2 57,0 1 104,0 3 240,0-6-216,0 0 8,0 2 24,0-7-16,0 7-32,0-2 8,0 6 224,0-9-256,-2 5-16,0 0 64,2-8-32,0 9 24,-2-7 40,2 10 176,0-4-184,-2-9 16,2 9 24,-2-11 0,2 5 16,0-2 16,0 12 112,-2-9-96,2-1 24,-2-3 24,1 9 24,1-9 24,0 9 8,0 4-8,0-12 8,-2 8 0,0-9 0,2 9 8,0-5 0,-2 5 24,2 4-40,-2-6 56,0-4 8,2 7 16,-2-1 32,0-2 8,2-6 16,0 12-136,-2-1 144,0-3 8,2-8 0,-1 10 8,-1-2 0,2-1 0,0 5-160,-2-10 160,0 6-40,0-1 8,0-5-32,2 6 0,0-2 0,0 6-96,0-11 104,0 7 8,0 0 0,4-7-8,-4 7-8,2-2 0,-2 6-96,2-4 96,-2-9-8,3 9-24,-1 0-16,0-7-16,2 7-32,-4 4 0,0-10 8,2 6-8,2-7-16,0 7 16,-1-5 8,1 5 0,-4 4-8,2-6-8,2-6 16,0 11-24,0-3 8,-1 0 8,1 0-8,-4 4 8,4-2 24,0-4-32,0 4 8,-1 1 0,7-1-16,-10 0 8,0 2 8,4-2-8,7 0 0,-9 2 0,9-2 8,-9 0 0,8 2 0,-10 0 0,4 0-24,5 0 0,-5 0 8,0 0 0,7 4 8,-9-2 8,-2-2 0,4 2-16,7 2 24,-9-1-24,2 3 16,0 4 8,0-8 8,-4-2-16,3 3 24,-1 1 0,0 8 16,2-10 8,-4 2 32,0-1 64,0-3-144,0 12 160,0-10 48,0 2 16,-2 7 16,0-9 9,-2 10-9,4-12-240,-3 1 208,-1 9-24,0-6-8,-7 5 24,9-5 32,-4 6 24,6-10-256,-11 4 304,7 0 0,-6 7-8,6-11 8,-7 4-32,7 0-16,4-4-256,-9 4 224,5-1-48,-2 1-32,-5-2-8,7 2-40,0-4 0,4 0-96,-11 0 32,7 2 0,0-2-24,-5 0-8,5 0-8,0 0-64,4 0 72,-4-2-112,0 2-88,1-2-72,-1 2-80,2-2-96,0 2-136,2 0 584,-2 0-768,2 0-168,0-2-121,0 2-7,0 0 88,0-2 136,0 2 840,0 0-576,0 0-192,0 0 768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0:40.621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280 177 3760,'0'0'0,"0"0"544,-1 0-23,-1 0-41,0 0-48,0 1-48,2-1-384,-1 2 344,0-1-24,-1-1 8,1 1-8,0 0-8,-1 0-32,2-1-280,0 2 248,-1 0-32,1-1-24,-1 4-32,1-4 0,0 4-24,0-5-136,0 1 136,0 4 33,0 0 15,0-1 24,0 1 24,0 0 0,0-5-232,0 6 176,1 0-8,-1 1-40,0 0 0,1 0 16,-1 0-16,0-7-128,-254-265 120,254 273-24,0 0-24,0 0-16,0 1-8,0 1-16,-1-2 16,1 1-40,-1 0 8,1-1-8,-1 1-8,1-1 16,-1 2-16,0-2-16,1 0 8,-1 0-16,0 0-8,1-1-24,0-7 56,-1 6-64,0-1-40,1 0-48,-1-3-56,1 3-56,0-4-232,0-1 496,0 1-880,0-1-377,0 0-343,0-1 48,0-1-2361,0 2 3913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0:03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23 110 3416,'0'0'0,"0"-4"584,2-1-80,-2 5-504,1-5 433,1 0-33,-1 3-24,0-3-24,1 4-24,-2 0-24,0 1-304,0-2 280,1 1-16,-1 0-8,0 0-16,0 1-64,0 0-8,0 0-168,0 0 120,-1 0 8,1 2 32,-1 3 8,-1-3 8,1 4 8,1-6-184,-2 1 152,1 7-32,-1-2-7,1 1-41,-1 0-8,0 0 8,2-7-72,-2 9 56,1 0 8,-1-1-16,0 1-8,1-1 0,-1 0 8,2-8-48,-1 8 24,0-1-8,0 1-16,1-1 16,-1 0-40,1 0 8,0-7 16,0 6-16,0-1-8,0 0 40,0 0-16,0-3 0,1 3-8,-1-5 8,1 1-8,1 0 16,-1 1 8,0-1-32,0 0 0,0-1-32,-1 0 48,2 0-64,0 0 16,0 0-88,-1 0-129,0 0-103,1-2-160,-2 2 528,2-2-648,3 1-96,-4-2-184,0-1-192,1 2-41,0-1-1975,-2 3 3136</inkml:trace>
  <inkml:trace contextRef="#ctx0" brushRef="#br0" timeOffset="1">5 152 2968,'0'0'0,"0"0"552,-1 0 0,0 0-40,1 0-512,-1 0 473,1 0-25,-1 0-24,1 1 0,0-1-32,0 1-32,0-1-360,0 1 312,0 1-24,0-1-24,0 0-24,1 0-16,0 0-40,-1-1-184,1 1 176,1 1-16,3-2 0,-4 1-24,4-1-7,-3 0-17,-2 0-112,6 0 88,-5 0-16,6 0-16,-2-1-24,0 0-24,1-1 0,-6 2-8,6-1-8,1-1-16,-1 1-32,1-1-80,0 0-145,1 0-255,-8 2 536,7-1-944,2-1-624,-1 1-3113,-8 1 4681</inkml:trace>
  <inkml:trace contextRef="#ctx0" brushRef="#br0" timeOffset="2">351 185 3144,'0'0'0,"0"0"448,0-2-72,-2 0-24,2 2-352,-1-2 328,-1 0-23,1-1-9,1-1-24,-1 2 0,0 0 16,1 2-288,-2-2 296,0-1 48,1 1 24,-1 0 16,1 0-48,-1 1-32,2 1-304,-5-1 216,4 0-80,-5 1-32,4 0-56,-3 0 0,3 1-8,2-1-40,-6 1 16,4 1 0,-3 3-16,3-4 0,-4 4 0,3-4-24,3-1 24,-6 7-40,4-3-8,-4 1 16,5 0 32,-2 0-16,-1 0-16,4-5 32,-2 6-24,0-2-8,0 2 8,-1-1 16,2 0-16,-1 0-16,2-5 40,0 5-40,0 0 0,0-3 8,1 5 8,1-6-8,0 5-16,-2-6 48,4 1-32,-2 1-8,3 2 16,-3-4 16,4 1-32,-1 1-8,-5-2 48,5 1-80,0-1 8,1 0-24,-1-1 16,1-1-40,0-3-32,-6 5 152,7-5-128,-1 0 8,1-1 40,-1 1 56,1-2 0,-2 1 24,-5 6 0,6-7 0,-1 1 0,0-1 8,-3 1 16,4-1-8,-4 2 8,-2 5-24,2-6 48,-1 2-8,1 2 16,-2-3 0,0 3 0,0-3-16,0 5-40,0-1 40,-2-1 24,-1 0-40,-2 1 8,3 0 0,-3 0-40,5 1 8,-3 0 8,-2 0 0,0 0-24,0 1 0,0 0-8,-1 1-16,6-2 40,-4 2-48,2-1 0,-4 5-16,4-5-24,-3 1-16,3 3-32,2-5 136,-2 2-168,0 3-40,0-3-32,0 3-88,2-3-160,-1 3-232,1-5 720,-1 2-897,1 3-2255,0-5 3152</inkml:trace>
  <inkml:trace contextRef="#ctx0" brushRef="#br0" timeOffset="3">466 194 2744,'0'0'0,"0"0"0,2-3 968,5-3-472,-2 0-48,0 1-39,-3 0-25,4 0-24,-6 5-360,2-4 352,2-1-32,-2 0-24,-1 0-40,0 3-56,0-4-32,-1 6-168,1-1 136,-1-4 8,0 3-24,0 0 24,0-1-8,0 2-16,0 1-120,-1-2 128,-1 0-16,0 0-16,0 2-8,-3-1-8,3 1-40,2 0-40,-6 0 16,1 1 0,0 1-16,1 0-16,-1 3 16,0-3-16,0 4 0,5-6 16,-5 4-16,0 2 0,0-1-8,1 0 16,-1 1-8,5-6 16,-2 4-32,-2 2 16,2-2-8,0 1 0,0 0-8,1 0 8,1-5 24,-2 5-24,2 0 8,-1 0 0,1 0 0,0-1 16,0-2-8,0-2 8,0 7-16,1-6 16,1 4-8,3-4 8,-4 1 16,1 0-16,-2-2 0,4 2 24,-2-1 8,4 1 0,-5-2 24,6 0 0,-6-1 8,-1 1-64,8-2 48,-3 0 0,0-3 0,1 0-16,0 1 24,0-2-8,-6 6-48,7-6 32,-1 0 0,1-1 0,-2-1 8,1 0-8,0 0-16,-6 8-16,5-9 48,0-1-8,0 0-16,0-1 24,0 1-32,0 0 24,-5 10-40,2-9 25,4 0-1,-5 0 0,4 1-24,-4 0 24,0 1-24,-1 7 0,2-7 16,0 0 8,-1 1-8,0-1 16,1 2-32,-2 0 0,0 5 0,0-2 24,1-4-24,-1 4 32,0 0-24,0-1-8,0 2 0,0 1 0,0-1 0,-1 0-48,1 1-16,-2 0-16,1 2 15,-1-1 9,2-1 56,-2 6-32,0-4-8,1 4-8,-1 0 8,0-1 8,0 2-24,2-7 56,-3 7-32,2 0 8,-2 1 0,1-1 8,0 0 32,0 0-56,2-7 40,-3 8 24,2 0-24,-1-1-24,0 1 56,0-1-48,1 2-8,1-9 24,-2 8-16,1 1-16,0-1-8,0-1 48,0 0 0,1-1-32,0-6 24,-1 6 0,1 0-16,0-1-8,0 1 48,0-2-24,1 1-32,-1-5 32,1 2-8,0 4-16,1-5 16,0 4 40,2-5-32,-2 1-24,-2-1 24,1 1-24,5 1-24,-2-2 32,-2 0-16,4 0 16,-4 0-8,-2 0 24,5-1-56,0 0 16,0 0 0,1-1-16,-1 0 8,1 0-32,-6 2 80,5-2-88,0-3-16,1 4 0,-2-5 16,2 1 8,-2 3 40,-4 2 40,6-7-48,-2 2 64,1 0 8,0-1-24,-1 1 8,-2-1 0,-2 6-8,7-6 24,-3-1 24,-2 1 0,4 0 0,-5-1-8,4 1-8,-5 6-32,1-6 48,1 0 16,-1 1 16,1 0-24,0 0-8,-1 3-32,-1 2-16,1-5 32,-1 3 48,0-3-16,0 4 16,0-1 0,0 0-16,0 2-64,-1-1 64,-1 0-8,1 0 8,-1 0-16,1 1 8,-2 0-32,3 0-24,-5 0 0,3 2 16,-3 0-24,3 4 0,-4-5 8,4 6-32,2-7 32,-6 5-8,4 0 8,-4 1-8,4 0-8,-3 1 16,3 0-16,2-7 16,-2 7 8,0 1 32,-3 0-32,4-1 16,-1 1 16,1-1 8,1-7-48,-1 6 72,-1 1-16,2-1 8,-1-1 1,1 0-9,0-4 16,0-1-72,0 6 48,1-5 0,1 1 16,-1-1 24,4 0 16,-4-1 8,-1 0-112,5 0 128,-3-1 0,5-2-8,-2-2 8,0 0-56,1 0 24,-6 5-96,5-7 56,2 0-8,-1-1 0,0 0 0,1-2-24,0 1 8,-7 9-32,7-11 24,0 1 8,0 0-16,0 0 8,-1 1 0,1-1-8,-7 10-16,6-9 32,-1 0-24,1 1 8,-1-1-8,0 0-16,-1 1 0,-4 8 8,2-7-8,3 2 0,-4-1-32,0 3 0,0-2 0,-1 3-32,0 2 72,0-2-64,0 0-48,0 2-8,0-1-24,-1 1 0,-1 1 24,2-1 120,-5 5-104,3-3 24,-2 4 8,2 0 16,-4 0 24,4 1 8,2-7 24,-6 8-32,5-1 16,-4 1-8,4-1 8,0 1 8,-1 0-24,2-8 32,-2 7-8,1 0-8,1 1 0,0-1 8,0 1 8,1-1-8,-1-7 8,2 7-48,0-1 40,2 1-8,-3-1 8,5-1 32,0-3-24,-6-2 0,5 5 24,2-4-40,1 1 8,0-2-8,2 0 0,0 0 0,-10 0 16,11 0-16,1-1 0,2-1-16,1 0 0,1-3 16,2 3-16,-18 2 32,18-7-49,0 2-167,2 0-232,0-1-336,3 0-528,2-1-112,-25 7 1424,27-10-3953,-27 10 3953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0:00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25 2496,'0'0'0,"0"-2"352,0 0 8,0 0-8,0 0-24,1 0-24,-1 1-40,0 0-39,0 1-225,0-1 192,0 1-64,0 0-32,0 0-24,0 0-24,0 0-16,0 0-32,0 2 40,0-1-16,0 1 0,0 3-8,0-3 8,0 3-16,0-5-8,0 2 24,0 5-8,0-2 24,0 0-8,0 0 0,0 1 24,0-6-56,0 5 48,0 1 16,-1 1 16,1-1-16,-1 1-8,1-1-16,-1 0 0,1-6-40,-1 7 40,0-2-8,0 1-8,1 0-16,-1-1 8,0 0 8,1-5-24,0 1 32,-1 5 8,1-5-8,-1 1-16,1 3 24,-1-5 0,1 0-40,0 1 80,0 0 48,0-1 8,0 0 24,0 0-16,0-2-48,0 2-96,0-2 72,2-3 0,-1 2-32,1-3 8,-1 0-8,1 0-8,-2 6-32,2-6 32,0-1 0,2 1-8,-3 0-24,1 1 16,0-2 0,-2 7-16,2-6 8,2 1 8,-2-1-8,-1 0-8,1 1 0,3 0 0,-5 5 0,1-5 0,1 0 0,2 0-8,-2 3-16,2-5 0,-3 5 16,-1 2 8,2-5-16,3 2 8,-3-1-16,-1 2-8,1 0 16,3 0 8,-5 2 8,1-2-8,1 0-8,0 1-8,2-1 8,-4 1-16,2 1-8,-2 0 40,2 0-48,0 0-16,-1 0-16,1 0 16,-1 1 16,-1-1 48,1 5-56,1-4 24,-1 4 0,0-3-8,-1 4 32,0-5 0,0-1 8,0 7 0,0-2 8,0 0-16,0-1 8,0 2 0,-1-2-16,1-4 16,0 5 16,-1 0-16,1 1 0,-1-2 0,0 2-16,1-2 0,0-4 16,-1 5-16,1 0 0,-1-4 16,0 5-8,1-4 8,-1 3 0,1-5 0,-1 1 0,1 1 0,-1-1 0,1 1 0,0-1-48,0-1-88,0 0 136,1 0-392,0-1-304,0 0-353,1 0-15,-1-1-1720,-1 2 2784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0:00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1880,'0'0'0,"0"0"96,2 0-48,-2 0 0,1 0-8,-1 0-40,0 0 56,0 0 24,1 1-8,-1-1 8,1 0 8,-1 0-8,0 0-80,1 0 88,0 0-8,1 1 0,-1-1-8,-1 1 8,1 0 24,-1-1-104,0 1 128,0 1 32,1 0 8,-1 3 0,0-4 8,0 5-16,0-6-160,0 1 176,0 5-8,0-4 16,0 3-15,0-3 7,0 3-8,0-5-168,0 2 160,-1 4 0,0-4-16,1 4-8,-1-1-24,1-3-32,0-2-80,-1 6 72,0-1-8,0-3 0,1 3 0,-1 0-8,1-3-16,0-2-40,-1 6 56,0-5-24,1 5-8,-1-4 24,1 2-32,0-2 16,0-2-32,-1 2 16,1 3 16,0-5-8,0 2 0,0 0 8,0-1 0,0-1-32,0 2 24,0-1 16,0 0 0,0-1-16,0 0 8,0 2-32,0-2 0,0 0-8,0 1-24,0-1 8,1 1 0,-1-1-8,0 0 32,0 1-40,0-1-16,0 0 0,0 1-56,0-1-56,0 0-128,0 0 296,0 0-496,0 0-184,0 0-217,1 0-7,-1 0-1624,0 0 2528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58.65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17 36 3752,'0'0'0,"-1"-5"584,-1 0 17,1-1-17,1 6-584,-2-5 520,1 4-64,-1-4-32,1 4-40,0-1-24,1 1 8,0 1-368,-2-2 320,2 1-32,-1 0-72,0 1-32,0-1-32,1 1-48,0 0-104,0 0 65,0 0-49,0 0-8,0 1-16,0 0-17,0 1 17,0-2 8,0 1-48,0 4-8,0-4 0,1 4-56,0-3-112,0 3-144,1-4-328,-2-1 696,2 5-1040,3-3-488,-4 2-2633,-1-4 4161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47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6377,'0'0'0,"0"0"1424,0 0-616,0 0-808,0-1 512,0 0-87,0 1-25,0 0 40,1 0 24,0 0 8,-1 0-472,1 0 480,1 2-48,0-1-24,3 4-40,-4-3-32,1 3-24,-2-5-312,5 1 264,-3 5-15,3 0-17,-3-1 0,5 1-8,-2 0-8,-5-6-216,4 5 216,2 1-8,-1 0 8,0 0-16,1 0-24,-1 0-40,1 0-48,-6-6-88,5 5 72,0 1-56,0-1-16,0 0-8,0-1-16,-4-2-112,-1-2 136,7 6-168,-5-4-96,4 3-112,-5-4-96,4 1-224,-3 2-281,-2-4 977,2 1-1256,3 1-472,-4 0-729,0 3-3376,-1-5 5833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46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0 4841,'0'0'0,"0"0"1008,0 2-152,0-2-856,0 1 784,0 1-104,-1 3-88,0-3-32,0 3-87,0-3-57,1-2-416,-2 7 368,1-2-56,-1 2 0,0 0-24,-1 0-56,1 2-72,2-9-160,-5 8 72,3 1-40,-3 0 40,3 1 16,-3-2-8,3 2-56,2-10-24,-5 9-88,4-2 8,-2 1 80,-1 0 0,2-1 0,-3 0-136,3-1-152,2-6 288,-2 6-424,0-1-344,-1 0-625,1-3-975,0 3-2793,2-5 5161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46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76 2592,'0'0'0,"0"0"2193,2-1-1393,4 0-128,-5 0-88,-1 1-584,6-1 600,-2-1-32,-2 0-104,5 1-32,-1-1-56,-1-1-63,-5 3-313,6-2 312,0 0-16,0-3 8,1 3-24,0-3-8,0 3-32,-7 2-240,8-6 152,0 4-32,-1-4-48,2 4-40,-2-3-8,1 3-56,-8 2 32,8-6-72,0 4-120,-1-2-168,0 2-288,-1 0-705,1 0-911,-7 2 2264,6-3-5177,-6 3 5177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46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 4088,'0'0'0,"0"-1"1089,0 1-121,0-2-40,0 1-56,0 1-872,0-2 768,0 2-111,0-1-177,0-1-24,0 1-88,0 0-8,0 1-360,1-1 312,0 0-80,1-1 72,-1 1-96,0 0-24,1-1-64,-2 2-120,5-1 88,-4-1 16,0 1-16,4 0 56,-4 0-88,1 0-16,-2 1-40,6-1 24,-5 0-24,1 0 72,3 0-8,-3 1-16,3-1-64,-5 1 16,2 0-80,2 0-24,-3-1-64,1 1-56,-1 0-216,1 0-224,-2 0 664,1 2-1096,1-1-729,-2 0-2648,0 1 889,0-2 3584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45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33 4440,'0'0'0,"0"0"905,-1 0-113,0 0-88,1 0 0,0 0-704,0 0 616,0 0-48,0 0-96,0 0-23,1-1 7,-1 1-456,1-1 432,1 1-16,4-1-64,-5-1-32,5 1-56,-5 0 8,-1 1-272,7-2 264,-2 1-48,0-1-8,1 1-56,-1-1 88,2 0-32,-7 2-208,7-2 176,-1 1-32,1-1-128,-2 1 104,0-1-40,1 1-7,-6 1-73,4-2 32,2 1-64,0 0 16,-5 0-41,5 0 89,-4 1-7,-2 0-25,6 0-97,-4 0-31,4 0-120,-5 0-152,4 0-184,-4 0-480,5 0-520,-6 0 1584,1 0-2377,4 1-3304,-5-1 5681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6:37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10 568,'0'0'0,"0"0"200,-2 0 64,1-2 8,1 0 56,0 0 24,0 2-352,-2-2 392,2 2 56,0 0 8,0 0 40,0 0 0,0 0-7,0 0-489,-2-2 480,2 2 32,0 0-24,0 0 16,0 0-32,0 0 32,0 0-504,-2 0 488,2 0-16,-2 2 16,2 2-71,-2-2-9,2 2-32,0-4-376,0 11 328,-1-9 8,1 10-48,-2-1 8,2-1-80,0 3 40,0-13-256,-2 14 208,0 1 24,0 0 8,0 3-80,2-1 24,-1-2-16,-1 5 16,2-20-184,-2 19 176,2 0 16,-2 0-104,0 1 41,2-1 7,-2-2-48,2-17-88,-1 16 144,1 1-16,-2-2-104,0 3 72,2-1-40,-2-2 8,2-15-64,-2 18 136,0-3-24,2-2-48,0-1-24,-1 1-24,-1-1-40,2-12 24,0 12 24,0 1-48,0-1 24,-2-3 24,2-5-8,-2 11 16,2-15-32,0 4 16,0 6 0,0-8-88,0 2-8,0-1-72,0 1-144,0-4 296,0 2-408,0-2-153,0 4-135,0-4-136,0 0-24,0 0-16,0 0 872,0-2-880,4 0 7,-4-2-47,0 1-56,2-3-32,-2-6-81,0 12 1089,1-4-1128,3-5 32,-2 5 120,-2-10-472,0 14 1448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45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2088,'0'0'0,"0"-1"1616,0 1-872,2-1 65,-2 1-809,1-1 824,1 1-8,-1 0-64,-1 0-48,1 0-56,-1 1-31,0-1-617,1 2 608,-1 3-56,1-4-40,-1 5-40,0-1-72,0 0-40,0-5-360,0 6 280,0 1-80,0 1-32,0 0-56,0 0-16,0 2-16,0-10-80,-1 9 56,0 1-32,0-1 24,0 1-24,0-1 8,0 1-16,1-10-16,-1 10 48,1 0-56,-1-1 0,1-1-16,0 0-72,0-2 8,0-6 88,0 6-152,0-1-128,0-3-176,0 3-280,0-4-344,1 0-425,-1-1 1505,1 0-2048,1 0-3353,-2 0 5401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44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98 105 3416,'0'0'0,"0"0"0,-1-1 864,-1-1-159,-3 0-105,3 0-96,-1 1-64,-2 0-48,5 1-392,-2-1 336,-3 0 32,0 1-8,1-1-24,1 1-16,-2 0-72,5 0-248,-2 0 232,-4 0-32,4 1 17,-3 0-129,3 1-16,-2 0-32,4-2-40,-2 5-32,-3-4 72,3 4 0,-2-4-72,2 5 8,1-4-24,1-2 48,-2 6-80,0-1 88,-1-1-24,1 2-16,1 0 0,-1-1-64,2-5 96,-2 5-40,1 1 56,0-1-32,0 0-33,1 0-31,-1 0-24,1-5 104,0 5-64,0-3 48,0 5-32,0-5-40,0 4-40,1-4-32,-1-2 160,2 5-112,0-4 56,-1 0-8,1 0 16,4 0 24,-5-1-40,-1 0 64,1 0-8,4 0 8,-4 0-24,5 0 8,-5-2-24,4 0-8,-5 2 48,1-5-32,5 4 8,-5-5-8,4 4 16,-3-4-32,3 4 24,-5 2 24,2-7-16,3 2 8,-3 0 56,4-1-32,-4 0 16,3-1 0,-5 7-32,1-7 24,1 1 8,3-1-8,-5 0 8,2-1-16,-1 0 8,-1 8-24,2-8 24,0 1-16,0-1 0,-1-1-8,0 0 0,0 2 8,-1 7-8,1-9 16,1 2 0,-2 1 0,0-1-8,0 1 0,0 1-8,0 5 0,0-6-16,0 4 0,0-3-16,0 3-24,0-3 8,-1 4-8,1 1 56,-1 0-80,1-1-24,-1 1-48,-1 0-24,1 1-32,-1 1-8,2-2 216,-1 6-224,0-4 8,-1 4 32,0-1 8,0 0 16,0 1 8,2-6 152,-1 7-136,-1-1 24,0 1 8,0 1 16,1-1 16,-1 0 0,2-7 72,-2 8-48,1 0-16,0 1 0,-1-1 0,1 1-32,1 0-24,0-9 120,-1 8-192,0 2-73,0-1-159,1-1-216,0 0-2224,0-8 2864</inkml:trace>
  <inkml:trace contextRef="#ctx0" brushRef="#br0" timeOffset="1">196 80 3528,'0'0'0,"-1"-1"720,-1 1-143,0-2-57,2 2-520,-2-2 424,-3 2-32,3-1-16,0 0-32,0 0-24,-3 1-40,5 0-280,-1 0 224,-2 0-48,-1 0-24,2 0 0,0 2-32,0-1-104,2-1-16,-3 1 8,1 4-64,0-4 8,-1 5 56,1-5-32,2-1 24,-1 7-80,-1-2-8,-1 0-8,2 0 16,-1 1 72,0 1-24,0 0-24,2-7 56,-1 6-72,0 1-16,0 0 0,1 0 56,-1 0-48,1 0 8,0-7 72,0 7-88,0-1 8,0-1 64,0 1 0,1-1-56,1-4-32,-2-1 104,1 6-136,1-5-24,0 1 80,3-1 24,-4-1-8,1 0 0,-2 0 64,5 0-48,-4 0 16,4-1 8,-4-1 56,4 0-40,-3-3-8,-2 5 16,5-1 0,0-5 8,-3 4 0,3-3 8,-3 2 0,4-3-32,-6 6 16,2-5 0,4-1 40,-4 0-16,4 0 24,-4-1-16,2 0-16,-4 7-16,2-6 32,3-1 16,-4 1 24,1-1-8,0 1 24,-1 0 8,-1 6-96,2-6 120,-1-1 24,0 2 24,-1-1-8,0 1 0,0 0-8,0 5-152,0-5 152,-1 2 16,-1-3 0,0 2-24,0 1-24,-1-3-32,3 6-88,-5-4 48,3 1 48,-3-3-72,3 5 8,-2-4-16,2 4-32,2 1 16,-3-2 32,-2 1 16,3 1-32,0 0-48,-3 0-56,4 0-56,1 0 144,-2 1-152,1 1 0,-2 4 16,1-5 0,0 6-8,0-5 16,2-2 128,-2 7-120,2-1 8,-1-1 8,1 1-16,0 0 0,0-1 8,0-5 112,0 6-104,0 0 16,1 0-8,0 0 16,0 1 8,1-1 8,-2-6 64,1 6-40,1 0-16,0-1 24,0 1-24,-1-1 8,1-3-8,-2-2 56,5 6-56,-4-4 24,1 4-16,2-4 0,-2 3 0,-1-4-16,-1-1 64,5 1-72,-4 1 0,1 0-24,3 0-24,-4 0-16,4-1-40,-5-1 176,1 1-208,4 0-24,-4 0-49,4 0-111,-4-1-136,3 2-1168,-4-2 1696,2 0-1904,-2 0 1904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43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33 2728,'0'0'0,"-1"0"312,0 0-16,-1-1 24,0 1 40,2 0-360,-1-1 392,-1 1 73,0-2 39,0 2-16,1-2-16,-1 1-32,2 1-440,-1-2 400,-1 1 40,1 0 40,-1 0 24,0 0 0,0 1-23,2 0-481,-5-1 392,4 1-56,-2-1-24,-1 1-80,3 0-8,-4 0-48,5 0-176,-2 0 144,0 1-40,-3 0-8,3 1-56,0 0-24,-3 3 0,5-5-16,-2 1 0,-3 1 0,3 4-8,0-5-16,0 5-16,-1-4-8,1 4 0,2-6 48,-1 5-64,-1 0-16,0 1 0,1 0 0,0 0 0,1 0 0,0-6 80,0 7-64,0 0 0,0 0-16,0 1-32,0-1 0,1-1-40,-1-6 152,2 7-144,-1-1-48,1-1-32,3-3-64,-4 4-65,4-5-31,-5-1 384,2 2-376,4-1 56,-5 0 56,5-1 56,-4 0 40,5-1 32,-7 1 136,5-2-136,0 0 8,-1-3 24,1 4-8,0-5 16,-3 0 16,-2 6 80,7-5-120,-5-1 24,4 0-16,-4 0 24,4-1 8,-6 7 80,2-6-80,4 0 32,-5 1 8,4-1 32,-4 0-8,1 0-8,-2 6 24,6-5-64,-6-1-24,1 0-8,0 1 32,1 0 40,-1-1 24,-1 6 0,0-2 16,0-4 16,0 4 24,0-4 40,0 5 24,0-2 8,0 3-128,-1-2 176,-1 0-32,0-3-8,0 4 0,-3-1-48,4 0 8,1 2-96,-3 0 88,-1-2 0,2 2-32,0-1-16,-3 1-24,4-1-16,1 1 0,-2-1-8,0 1-16,-1 0-32,1 0-32,-1 0-24,2 0-80,1 0 192,-2 0-312,1 0-280,-1 2-528,1-2-2577,1 0 3697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34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0 16323,'0'0'0,"0"0"0,-8 2 2473,1 0-1937,-2 0-384,3-1-152,4 1-40,-3-1 16,5-1 24,0 2-24,-2-2-40,1 0-32,1 0-72,0 0-88,0 0-121,0 0 377,0 0-504,1 0-240,1 0-360,3 0-384,-3 0-497,3 0-535,-5 0 2520,1 1-3985,5-1-984,-6 0 4969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34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15 11690,'0'0'0,"-2"0"1528,-3-2-1072,4 0-320,1 2-136,-2-2 24,0 0-56,0 0 8,2 0 24,-1 2-8,0-1-24,1 1 32,0-1-64,-1 1-80,1 0-48,0 0-72,0 1-136,0 1-328,0-2 728,0 5-1192,1-3-665,-1 5-575,1-3-2585,-1-4 5017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33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94 5169,'0'0'0,"0"0"0,0 0 1264,0 0-376,-2-1-208,0 1-80,0 0-40,0 0-15,2 0-545,-2 0 544,-3 0-32,3 1-32,-3 1-56,3-1-40,-3 0-40,5-1-344,-2 1 344,-4 0-8,4 1 0,-5-1 16,5 0 1,-5 0 15,7-1-368,-2 1 304,-4 1-24,1-1-64,3 1-72,-4 2-48,4-2-32,2-2-64,-5 6 48,3-1-48,-3 0 0,3 1-24,0 2-8,-3-1 24,5-7 8,-1 8-56,-1 1 0,1 0 0,0 0-32,0 1-24,1 0-40,0-10 152,0 9-168,1 1-152,1-1-120,3-1-129,-4 0-183,7-2-112,-8-6 864,5 5-960,1-4-96,1 1 7,0 0 89,2-2 120,-1 0 160,-8 0 680,8-2-552,0-3 120,1 0 88,-1 0 64,0-2 55,1 1 81,-9 6 144,8-7-80,-1-1 40,-1 1 40,0-1 24,-1 1 32,-3-1 88,-2 8-144,7-7 225,-6 0 55,4 1 64,-4 0 24,1-1 24,-1 2 24,-1 5-416,2-6 448,-2 1-16,0 2-32,-2-3-16,0 5-56,-3-4 8,5 5-336,-2-2 312,-4 0-47,2 0-9,-1 1-64,-1 1 16,0-1 0,6 1-208,-5 0 120,-2 0-24,1 1-88,0 0-48,-1 1 64,2-1-40,5-1 16,-6 2-24,1-1 0,-1 1-96,1 0-56,4 0-112,-5 3-233,6-5 521,-1 1-840,-1 1-232,0-1-296,-1 4-473,2-4-1615,1-1 3456</inkml:trace>
  <inkml:trace contextRef="#ctx0" brushRef="#br0" timeOffset="1">372 151 6897,'0'0'0,"0"-1"1840,-2-1-983,-3 0-329,5 2-528,-2-2 360,-2-1 104,1 1 104,-2 0 0,0 0 32,0 0-64,5 2-536,-6-1 448,-1-1-7,-1 0-1,1 0-120,0 0-72,1 1-16,6 1-232,-6-1 120,0 0 88,0 1 40,1 0-104,0 2-56,2 4-32,3-6-56,-6 1-40,1 6 64,3-1 32,-3 1-80,3-1 0,-3 1-32,4 1-56,1-8 112,-2 7-56,0 1 0,0 0 8,1 0 8,1-1-8,0 1-8,0-8 56,0 7-40,1 1-40,1-2-32,3 1-8,-4-1-8,1-1-16,-2-5 144,5 5-136,-3-3-8,4 3-16,-4-4 24,5 0-8,-6 0 16,-1-1 128,8 0-104,-4 0 24,1 0 7,0 0-7,0-2 8,0-3 8,-5 5 64,5-2-56,0-6 16,1 2-8,1-2 16,-2 0 16,1-2-8,-6 10 24,6-10-16,-1 1 16,-1-1 0,1-1 0,-3 1 0,4-2 32,-6 12-32,2-11 16,3 0 16,-4-1 8,1 0 16,-1 1-16,1-1-8,-2 12-32,2-11 32,-1 0-24,0 0 0,1 2 16,-2 0-8,1 2 0,-1 7-16,0-7 0,1 0 0,-1 2 0,1 0-16,0 4-8,-1-1 0,0 2 24,0-2-40,0 1-72,0 1-40,0 0-56,-1 2-48,-1 5 16,2-7 240,-1 2-240,-1 6 40,1-1 32,-1 0 24,1 0 0,0 2 16,1-9 128,-1 9-120,0 1-8,-1 1 32,1 0-32,1-1-8,0-10 136,-1 11-136,0-1-32,1 1-8,0-1-40,0-1-112,2 0-152,-2-9 480,1 7-729,0 0-303,1 0-424,3-1-16,-4-1-2465,-1-5 3937</inkml:trace>
  <inkml:trace contextRef="#ctx0" brushRef="#br0" timeOffset="2">582 118 4464,'0'0'0,"0"-1"913,0-4-89,0 5-824,1-2 808,-1-3-16,0 4 8,0-1-31,-1 0-33,-1 1-24,2 1-712,-2-2 600,-3 1-88,3 0-136,-4 0-8,4 1-64,-4 0-64,6 0-240,-1 0 208,-6 2-64,2 2-48,0-2 0,0 2-56,0-2-8,5-2-32,-5 6 40,3-4-32,-4 5 0,4-1-32,-2-1 24,2 1 8,2-6-8,-3 7-40,-1 0 8,2 0-56,1 1 48,-1 0 64,0 1-32,2-9 8,-1 9-48,0 1-40,-1 0-48,2 0 48,0 0-8,0 0 32,0-10 64,0 9-80,0-1-32,1-2 32,1 0-8,0-5-8,3 5-24,-5-6 120,2 2-112,4 0 8,-4 0 80,3-1 8,-3-1-24,4 0 16,-6 0 24,2-1-56,4 0 64,-1-4 56,0 0-16,0 0-24,-1-1-24,-4 6 0,2-7-64,5-1 24,-1-1 8,-1-1 24,0-1-64,1 1 24,-6 10 48,5-11-24,1 0-8,-1 0 136,0 0-24,0-1-8,-4 0-24,-1 12-48,6-11 48,-4 0 72,-1-1-32,1 1 40,-1 1-64,1-2-56,-2 12-8,0-10 32,0 0-24,0-1 88,0 2-8,0-1-64,0 2 0,0 8-24,0-7-32,0 2 32,-1 3 144,0 0-104,1 1 8,-2 1-96,2 0 48,-2 2-120,0 2 104,0 1-40,-3 1 24,3 0 0,0 2-40,2-8 72,-5 8-80,4-1 40,-1 2 0,-3 0-80,5 0-16,-2 0-120,2-9 256,-2 10-344,0 0-72,1 0-160,0 0-224,0 1-217,0 0-263,1-11 1280,0 12-1536,-2 0 112,2 0-2425,0-12 3849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32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1 219 6337,'0'0'0,"0"0"1720,0 0-1184,0 0-536,0-1 272,0-1-112,0 1 0,1-1 81,1-3 55,3 3 56,-5 2-352,1-5 320,4 2-40,-3-3-64,5 1-40,-2-1-16,-5 6-160,5-7 120,2 1-8,0-1-16,-2 0-8,2 0 8,-2 0 0,1 0-24,-6 7-72,6-6 72,0 0-40,-1 0-8,1 0-16,-1 1-16,-3 0 32,-2 5-24,6-2 56,-4-3-40,0 3 0,3 1-16,-5-1-32,1 1 40,-1 1-8,1-1 0,0 0 8,-1 1 32,0 0-32,-1 2-8,1-2 0,-2 1-40,-2 4 16,2-4 0,-3 4-24,3-3 16,-5 5-16,7-7 48,-2 5-8,-6 0 0,6 1-8,-4 0 40,1 0-24,0 0-8,5-6 8,-6 6-8,2 0 0,-1 0-8,2 0 48,-3 0 0,1 0 32,5-6-64,-2 6 72,-3 0 16,3 0 64,0 0 16,1-1 0,-1 1 16,2-6-184,-2 6 136,0 0 48,0 0-40,1 0 8,1-1-8,0 1-80,0-6-64,0 5 104,0-1-72,1-2 24,4 5 32,-4-5-64,4 3-8,-5-5-16,2 1-16,5 1 16,-3 3 24,1-5-32,0 0-8,0 0-72,-5 0 88,6 0-104,0 0-32,0-1-56,1-1-168,-1 0-160,2-3-232,-8 5 752,7-3-984,0-3-144,1 4-57,0-4-15,0 1-48,1 0 8,-9 5 1240,9-6-3777,-9 6 3777</inkml:trace>
  <inkml:trace contextRef="#ctx0" brushRef="#br0" timeOffset="1">299 106 3952,'0'0'0,"0"-1"624,0-2 1,-1-3 23,1 6-648,-1-1 616,1-2-48,-1-2-80,-1 5-104,0-3-96,0 1-80,2 2-208,-2-2 152,1-3-32,-2 3 0,1 0-16,1-2-32,-1 2-16,2 2-56,-1-5 24,0 3 8,0-4 0,0 4-8,1-4 0,-1 4 0,1 2-24,0-5 56,-1 3 32,1-3 49,0 4-1,0-2 8,0 1 8,0-3 24,0 5-176,0-2 256,0 1 88,0-4 64,0 4 8,0-1-64,0 1-64,0 1-288,0-2 248,0 1-16,0-1-16,0 2 24,0-1-16,0 1 8,0 0-232,0 0 232,0 0-48,0 0-23,0 1-41,0 1-24,0 4 0,0-6-96,-1 1 80,0 7-16,-1-2 8,1 2-8,-1 0 0,0 2 0,2-10-64,-5 10 56,3 0-16,0 0 16,-3 1-16,3 1 8,0 1 24,2-13-72,-2 12 56,0 2 0,0-2 0,0 1-16,0 0-8,0-1 0,2-12-32,-1 11 24,-1 1-16,2-2 32,-1 1-32,1-2 0,0 0 8,0-9-16,0 9-16,0 0 16,0-2-16,1 1-8,1-2-24,-2-6 48,1 4-88,4-2-8,-4 4-48,5-6-72,-4 1-88,4-1-120,-6 0 424,5 0-577,0 0-95,1-2-136,-1-4-208,0 1-128,-3-3-201,-2 8 1345,7-7-1472,-2-2-56,-3-2-769,4 1-551,-6 10 2848</inkml:trace>
  <inkml:trace contextRef="#ctx0" brushRef="#br0" timeOffset="2">248 34 5673,'0'0'0,"-2"0"928,2 0-928,-1 1 648,-4 1-144,4-1-136,-1 4-48,1-3-16,-1 5 56,2-7-360,0 4 385,-1 2-33,1 0-8,0 0-64,0 1-32,0-1-8,0-6-240,1 6 248,1 2 0,-1-1-8,1 0-16,-1 0 0,5-1 24,-6-6-248,2 5 216,3 0-8,-3-3-24,6 4-64,-3-5 48,0 1-96,-5-2-72,7 2 48,0-1 0,0-1-48,1 0 112,0 0-48,1-1 8,-9 1-72,10-5 48,0 3-88,0-5 40,-1 2-112,2-1-104,-2 0-472,-9 6 688,10-7-1368,1 1-689,-1 1-671,1-1-2385,-11 6 5113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31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30 8105,'0'0'0,"-2"0"664,2 0-664,-1 0 352,-2 0-87,1 1 39,2 1 48,-1 0 64,1 3 32,0-5-448,-1 1 400,0 4-48,0-3-72,0 5-72,0-2-16,0 2-40,1-7-152,0 7 128,-1 2-8,1 0-24,0 0-32,0 0 8,0 1-8,0-10-64,0 9 56,0 1 8,0-2-24,1 0 8,0 1 8,1-2 0,-2-7-56,0 7 72,1-1 24,0 0-8,0 0 8,0-1 8,1 0 0,-2-5-104,1 1 96,0 1 9,0 3-1,0-5-16,1 1 8,-2-1 8,0 0-104,1 0 120,0 0 24,-1 0 0,0 0-8,1-2 8,-1 0-48,0 2-96,1-6 112,1 1-48,-2-2-32,1 0-16,1-1-16,-1-1 0,-1 9 0,2-10 0,-1 0 0,0-1 8,0 0-16,1 0 24,0 1-16,-2 10 0,2-10-8,3 0 16,-4 0-24,4 1 0,-4 1 8,5 1-16,-6 7 24,2-7 16,4 1-32,-4-1 32,3 0-8,-3 2-8,4 0 8,-6 5-8,2-3-16,4-2-8,-4 3-8,3 0-32,-4 0-48,4 2-72,-5 0 184,2-1-248,3 1-160,-3 0-305,3 1-367,-4 1-424,4-1-665,-5-1 2169,1 5-3888,1-4-321,-2-1 4209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30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54 2480,'0'0'0,"-1"-6"1672,-2 1-1304,-2-1 33,5 6-401,0-3 528,-1-1 40,1 3-16,-1-1 8,1 0-72,0 1-8,0 1-480,0-2 416,0 2-72,0-1-16,0 0-135,0 0-33,0 1-80,0 0-80,0-1 16,1 1 8,0-1-24,1 1-8,-1 0-24,1 0-8,-2 0 40,2 0-168,3 2-161,-3 0-247,-1 3-384,4-3-320,-5 4-184,0-6 1464,2 5-1561,3 0 41,-5 0-168,0-5 1688</inkml:trace>
  <inkml:trace contextRef="#ctx0" brushRef="#br0" timeOffset="1">194 182 1696,'0'0'0,"-1"0"1120,1 0-840,-2 2-112,2-1 16,0-1-184,-1 2 280,1 4 48,-1-5 32,1 4 41,-2-4-137,1 4 8,1-5-272,0 2 264,-2 3-32,1-3 32,0 4-56,0-5 0,0 5 24,1-6-232,-2 2 152,1 5 40,-1-2-56,1 1-16,0 0-64,-1-1 8,2-5-64,-1 5 128,0 1-64,0-1 88,0 0-48,0-3 0,1 4-16,0-6-88,0 1 32,0 1 32,0 0-120,0-1 80,0-1-16,0 0 48,0 0-56,0 0 32,1-1-16,-1-1 64,1-2-88,0 2 96,1-4-72,-2 6-16,1-5-16,4-1-48,-4-1-144,4 0-24,-3-3-64,4 0-88,-6 10 384,2-10-360,5 0-192,-2 0-72,-1 0 32,1-1 31,0 1 217,-5 10 344,5-9-280,1-1 56,-1 1-8,-1 1-40,-2 0 32,5 1 40,-7 7 200,1-5-168,4 3 16,-3-4 24,-1 4 8,4 1-8,-5-1 16,0 2 112,2 0-112,-1 0 8,-1 2 48,0 2 48,0-2 56,0 4 0,0-6-48,0 5 80,0 2 8,0-1 8,-1 1 48,0 1 32,0 0 8,1-8-184,-2 8 216,1 1-40,-1 0 0,0-1 8,0 0-40,1 0-16,1-8-128,-1 9 24,0-2 0,1 1-40,-1-1 0,1 1 24,0-2-32,0-6 24,0 5-8,0-4-32,1 1-112,0-1-144,1 0-136,0-1-112,-2 0 544,5 0-608,-4-1 24,1-2 144,3-3-40,-5 6 480</inkml:trace>
  <inkml:trace contextRef="#ctx0" brushRef="#br0" timeOffset="2">425 0 2808,'0'0'0,"-1"0"1552,-1 1-1015,0 1-209,2-2-328,-3 6 344,1-1 48,0 0 56,0 3 40,0 0-40,0 0-16,2-8-432,-5 8 384,3 1-16,-3 0-8,2 2-72,-3 1 1,4-1-25,2-11-264,-6 12 248,4 0 0,-3-1-72,3 0-40,1-2-40,-1 0-24,2-9-72,-1 9 48,-1-1-16,2-1-16,0 1 0,0-4-16,1 2 8,-1-6-8,1 2 8,1 4-16,3-5 8,-4 1-48,0 0 0,4-2-32,-5 0 80,1 0-168,1 0-88,3-1-136,-3 0-169,4-2-199,-4-3-256,-2 6 1016,6-2-1216,-4-5-160,3 2-41,-4-1 137,4-1 248,-4 1-136,-1 6 1168</inkml:trace>
  <inkml:trace contextRef="#ctx0" brushRef="#br0" timeOffset="3">317 116 1184,'0'0'0,"0"5"960,-2-3-464,2-2-496,-1 6 368,0-4-24,1 3 40,2-4-8,3 0 72,1 0 81,-6-1-529,7 0 656,1 0-48,2-1-48,-1-1-72,1-3-144,1 3-32,-11 2-312,11-5 256,1 0-40,-1 0-8,2 0-16,-1 0-24,1 0-24,-13 5-144,14-7 137,0 1-41,0 0-16,0 1-48,0 0-128,-1 3-201,-13 2 297,13-5-768,0 3-576,-1 0-528,1 0-329,0 0-583,-13 2 2784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29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15 1024,'0'0'0,"-1"-1"384,1 1-384,-1-2 168,1 0 0,-1-1 104,1 2 32,0-1 8,1 0 0,-1 2-312,0-1 336,0 1-24,2 0 104,-2 0 24,1 0-15,0 5 15,-1-5-440,1 1 360,0 5-32,-1 0 0,2 2-112,-1-1-72,1 2-8,-2-9-136,2 9 56,-1 0 16,1 1 88,-1-1-112,1 0 0,0 1 0,-1-2-96,-1-8 48,1 10 16,0-1 8,1 0-48,0 0 0,0-2 8,-1-1-32,-1-6 48,2 6-32,0-2-96,-1 1-144,0-3-312,1 0-400,-2 0-313,0-2 1297,1 1-1496,1-1 192,-1 0 272,-1 0 1032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6:37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100 247 520,'0'0'0,"0"0"464,0 0-344,0-2 24,0 0 8,0 2-24,0 0 16,0 0-144,0-2 136,0 0-8,0 2 32,0-1-16,0-1 16,0 0 8,0 2-168,0 0 184,0-2-16,0 0 0,-2 2 0,2-2-16,-2 0 8,2 2-160,0 0 152,0-2 0,-4 2 0,2-2-8,-2 2 0,2 0 0,2 0-144,-2-2 160,-1 2-7,1 0-33,0 0 8,-2 0-24,2 0 0,2 0-104,-4 2 112,0 2-32,1-2-40,-1 2 16,0 0-24,0-1 0,4-3-32,-2 12 64,-2-10-24,0 2-16,1 7-8,-3-7-24,2 6 16,4-10-8,-4 3 16,0 9 0,2-8 0,-1 7-32,1-7 16,-2 8-32,4-12 32,0 3 0,-2 9 0,0-10-8,2 7 8,0-5 0,0 10 0,0-14 0,0 2 16,0 1-16,0 1-16,4 0 16,-4 0-16,2-2 0,-2-2 16,2 4-8,2-4 8,-3 2 0,3-2 0,-2 0 16,2 0-8,-4 0-8,4 0 16,0 0 0,0 0-8,-1-4 8,1 0-16,8 0 16,-12 4-16,0-6 24,4-3-24,-1 5 8,7-8-16,-10 9 8,4-1-8,-4 4 8,11-12-8,-11 8-8,4-5-8,0 5 8,6-2-16,-7 2 0,-3 4 32,2-5-32,2-1 0,0 2-8,0 0 8,0 2-8,0 0 8,-4 2 32,3-2-48,-1 2 8,-2 0-8,2 0 8,-2 0 8,4 0 8,-4 0 24,2 2-16,-2 0-24,4 2 0,-4 0 16,0 0 0,2 0 8,-2-4 16,0 9 0,2-5-16,-2 0 8,0 5 0,3-5 0,-3 0 16,0-4-8,2 10 0,0-6-8,-2-1 16,4 7-16,-4-8 8,0 11 0,0-13 0,2 2-8,2 2 8,-4 0-16,2 0 24,0 0-24,-2-3-8,0-1 24,4 2-8,-4-2-32,1 4-40,-1-4-56,2 0-113,2 2-103,-4-2 352,0 0-472,2 0-56,-2 0-32,0 0 16,0-2 32,2 2 136,-2 0 376,0-4-1096,0 4 1096</inkml:trace>
  <inkml:trace contextRef="#ctx0" brushRef="#br0" timeOffset="1">265 163 888,'0'0'0,"0"4"168,0 5 32,0-5 8,0 9 32,0-9 24,0-4-264,0 10 272,0-6 16,0 7-48,0-7 24,0 9 16,0-13-280,2 4 320,-2 8 0,3-8-48,-3 7 0,0-7-63,0 7 39,0-11-248,0 4 232,0 8-8,0-8-8,0 5-24,2-5 8,-2 6-48,0-10-152,0 1 152,0 3-40,0 0 0,0 2 0,0-2-8,0 0-56,0-1-16,0-3-32,0 2 64,2-2-16,-2 2 56,0-2-24,0 0-40,0 0-40,0 0 8,0 0-32,0-2 16,0-2 0,4 1-16,-4-1-8,0 4 32,0-12-72,0 10 16,0-3 32,0-5-8,0 6 0,0-2-8,0 6 40,0-11-48,0 7 0,0-7 16,0 7 24,0-8-24,0 7 8,0 5 24,0-12-48,0 6 16,0-5-16,0 5-32,0-5-8,0 7-24,0 4 112,0-12-72,0 8 24,0 1 8,2-3 0,-2 0-16,2 2 8,-2 4 48,0-4-48,0 1 32,4 1-56,-4 0 16,0 0-16,2 2-8,-2 0 80,2 0-48,-2 0-8,3 0-16,-1 0 24,-2 0 0,4 0 8,-4 0 40,2 0-32,0 0 16,2 2 8,-2 0-8,0 2 8,2-3 0,-4-1 8,1 2 0,1 2 0,-2 0 0,4-2 16,-2 2 0,2-2 24,-4-2-40,2 2 48,0 1-8,2-1-8,-4 0 0,2 2-16,-1-4 32,-1 0-48,4 2 40,-2-2-16,2 2 32,-4-2 8,2 0-24,0 4 40,-2-4-80,0 0 56,4 0-8,-2 0 16,-2 0-16,2 0 24,1 0-16,-3 0-56,0 0 48,2-2 8,0 0-32,2 0 0,-4 0-8,0-2 8,0 4-24,2-4 16,-2 1-8,4-1 16,-4 0-8,2-2-8,0-3 8,-2 9-16,4-4 0,-3-8-8,1 8 0,2-5-8,-4 7 0,2-4 8,-2 6 8,4-5 0,-4-1 0,2 2-8,0 0-8,-2 0-8,4 0 24,-4 4 0,2-3 0,-1-1-16,3 2 8,-2 0-24,-2 0 24,2 2 0,-2 0 8,4-2-8,-4 2-16,2 0 0,-2 0 8,4 0 0,-2 2 16,-2-2 0,0 4-8,2 0 8,1 0-8,-3-1-8,2 7 8,-2-6 16,0-4-8,0 4-8,2 5 8,-2-5-8,0 7 0,4-7 16,-4-4-8,0 12 8,2-8 8,-2 7-16,0-7 0,2 7 8,-2-9-8,0-2 0,0 10 16,4-6-16,-4 0-8,0-1 0,2 1 0,-2 0-8,0-4 16,3 4-16,-1-2-8,-2 2-24,2-4-32,2 2-24,-4-2-64,0 0 168,2 0-264,-2 0-128,2 0-177,-2-2-111,4 2-56,-4-4 24,0 4 712,2-4-688,-2 0 176,4 0-584,-4 4 1096</inkml:trace>
  <inkml:trace contextRef="#ctx0" brushRef="#br0" timeOffset="2">522 144 784,'0'0'0,"0"0"208,0 0 16,0 0 8,4 0 16,-3 0 64,-1 0-312,0 0 336,4 0 16,-4 0 0,2 0-40,0-2 32,2 0 24,-4 2-368,4-2 336,0-2 17,-1 0-17,1 0-24,0 1-8,6-1-8,-10 4-296,4-4 328,-1-2-72,7 0 64,-6 1-32,0 1-64,5-2 56,-9 6-280,0-4 232,12-1-16,-12-1-32,2 2-56,1-2 16,1 0 8,-4 6-152,4-9 160,0 5-40,-2 0-16,0-2-56,2 1-40,-4 1 40,0 4-48,0-6 24,0 2 8,0 0-16,0 1 8,0-1 17,0 4-33,0 0-8,-2-2 24,0 0-24,-2 2-48,2 0 23,-2 0-47,0 0 0,4 0 72,-3 4-64,-3 0-88,2 7 80,-8-9 0,11 10 0,-3-9 48,4-3 24,-4 14-40,0-10-40,0 9 56,0-9 24,1 11-40,-1-5 56,4-10-16,0 11-48,-2-1 16,0-1 0,2-3 0,-2 9 32,2-11 16,0-4-16,0 16 32,0-13 0,0 13 16,0-12-32,0 5-16,2-7 32,-2-2-32,4 12 0,0-10 32,-3 1 16,1 1-24,2 0-8,0 0 24,-4-4-40,4 4-8,5 0 40,-9-3-32,4 3 0,8-4 24,-10 0-24,-2 0 0,4 0 16,7 0-8,-9 0-56,2 0 32,7 0 0,-7-2-8,-4 2 24,12-2 24,-8-3-64,9 1-56,-9 0-48,9-2-96,-9-3-160,-4 9 400,17-4-600,-13-6-320,11 6-280,-5-9-185,2 2-79,-1-1-712,-11 12 2176,0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19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 3064,'0'0'0,"-2"0"136,1 3-56,1-3-80,-1 2 56,0 1-16,-1 0 8,2-1-32,0 1 8,0-1-8,0-2-16,0 3 8,-1 0 32,1-3 8,0 2 32,0-2 64,0 0 72,0 0-216,0 0 320,0 0 49,0 0 15,0 0-72,0 0-96,0 0-96,0 0-1841,0 0 3498,0 0-1737,0-1-16,0 1 16,0 0 0,0 0 16,0 0-56,0 0 72,3 0-24,-3 0-24,0 0-32,0 0-16,2 0-8,-2 0 32,3 3 0,-3-1-16,2 2-16,-2 7 0,0-7-16,0 7 48,0-11 0,3 4 32,-3 7-8,3-8 0,-3 0-24,0 12-32,0-12 16,0-3 16,2 11 40,-2-7-24,0 8 40,0-8 32,0 9 16,0-9 48,0-4-152,0 13 200,-1-9-8,0 11-24,-1-11 0,0 10-8,0-10 48,2-4-208,-4 15 224,1-5-40,1-6 0,-3 12-80,1-6 24,0 1-8,4-11-120,-4 10 72,2-6 0,-2 11-48,2-11-16,0 8 16,0-10-32,2-2 8,-1 11 72,0-9-88,-1 9-8,1-9 40,1 2-56,0 0 88,0-4-48,0 4 32,0-1-48,3 0-24,-1-3-32,1 0 64,0 0 8,-3 0 0,4 0 24,7-2 8,-7 0-48,8-2 32,-8-7 24,12 7 16,-16 4-56,10-5 0,1-6-8,-1 7-32,-6-1-40,12 0 88,-5 1-48,-11 4 40,4-4-24,11 1 32,-3 1-64,-8 0 64,8 1 32,-8 0-24,-4 1-16,10-1 24,-7 1-32,9 0-40,-10 2 16,9 1 24,-8-1 24,-3-2-16,4 4 24,-2 7 72,1-8 24,-3 8 0,0-8 88,0 10-64,0-13-144,0 4 153,0 11 63,-1-5-56,-1 1 72,-2-1-80,0 1 32,4-11-184,-5 10 128,0 1 16,-6-1 8,7 1-48,-6-1-32,5 1-64,5-11-8,-14 10 40,9-6 0,-11 12-24,3-6-16,0 2-24,0 0-24,13-12 48,-15 12-24,2 0 32,-1 1-24,-1 0-80,1 4 8,0 0-72,14-17 160,-14 16-144,3 1 48,0-5-16,1 0 24,4 0-64,-6-9-32,12-3 184,-2 14-288,-1-12-225,2 2-359,0-1-720,1-1-3313,0-2 4905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18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81 3720,'0'0'0,"-1"-4"3025,1-8-2377,0 2 0,0 10-648,0-6 688,0-4 17,0 6-17,0-7-104,0 9-48,0-2-128,0 4-408,0-4 360,0 0-64,0 0-32,0 3-16,0-1-64,0 1 8,0 1-192,0-1 144,0 1-32,0 0 32,0 0-48,0 0 24,-2 0-16,2 0-104,-1 2 96,0 1 9,0 1-41,-2 0-16,0 0-24,1 8-16,2-12-8,-4 4 24,0 6-24,-7-6 24,9 11-8,-4-5 0,-4 1-16,10-11 0,-4 10 0,-7 2 0,7-1-24,-7 2 24,7-2-8,-2 1-24,6-12 32,-5 11 0,0-1-16,-6 2-16,9-8 32,-2 11-32,-1-11 32,5-4 0,-4 11-16,0-8-24,1 1 24,0 0-32,2 0 48,-2-2-57,3-2 57,-1 0-48,1 0 0,0 0-40,4 0 32,-1 0-24,1 0 16,-4 0 64,4-2-104,6-2-16,-7 0 8,7-7-56,-7 9 48,7-3-40,-10 5 160,4-12-200,8 8-8,-8-2-32,11 1 16,-11 0-8,6 1 40,-10 4 192,4-5-160,6 1 24,-7 0 32,8 1 16,-9 2 24,1 1-16,-3 0 80,4 0-32,0 0-16,-2 4-16,1 0 16,-3 8 8,0-8 16,0-4 24,0 11 40,0-7-40,-1 11 8,-2-5 0,0 1-16,0 1 32,3-12-24,-4 13 24,0-1 32,-7 1-24,7 0 24,-1 0 0,-7 2-64,12-15 8,-4 13 88,-1 1-48,0-1 16,-6-1 8,7 0-64,0-2 56,4-10-56,-5 11 32,0-1 16,1 1-32,0-7-16,0 9 0,0-10-8,4-3 8,-4 10 8,3-7-48,-1 1 8,0 6-64,0-7-136,1 1-272,1-4 504,0 4-1457,0 0-4584,0-4 6041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17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14 7713,'0'0'0,"-4"-2"1176,-1 0-343,5 2-833,-10-4 776,7 2-48,0 1-24,1 0-40,0-1-72,1 2-112,1 0-480,-1 0 377,-1 0-113,2 0-88,0 0-24,0 3-24,4 1 8,-4-4-136,4 12 144,7-8-48,-7 10-16,9-1-48,-9 1-8,13 0-8,-17-14-16,12 16 0,1 0 24,1 1-48,1 0 24,1 1 0,-2 2 0,-14-20 0,16 21-8,0 1 8,-1 2 0,1 2 0,1 2-56,-1-1 24,-16-27 32,14 29-64,1 0 32,-3-3 32,0 2-16,-2-2-16,1 2 0,-11-28 32,4 28-40,7 0-8,-8 1 16,1-1 16,-1 0 0,-3-2 16,0-26 0,0 24 56,0-3-8,-3 0 48,-2-2 0,-8 0-24,7-1 56,6-18-128,-12 16 72,2 0 24,-1-3 16,1-1-32,-3-2 16,1-6 0,12-4-96,-13 13 112,-2-10-72,1 1-64,-1 6-120,2-10-208,1 4-224,12-4 576,-11 3-969,0 0-599,6-3-720,-7 2-2209,8 1-168,4-3 4665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17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0 6881,'0'0'0,"0"0"1400,-2 3-263,1 0-105,-1-1-128,2-2-904,-2 4 808,0 0-112,-1 0-96,2 7-104,-3-9-111,1 10-89,3-12-296,-3 4 232,1 9-48,-1-2-8,-1 0-24,2 1-16,-2 3-40,4-15-96,-4 14 80,1-1-40,-1 3 8,0-1-24,0 0-8,0 1 8,4-16-24,-2 16 16,-2 0 0,0-1-24,0 3 8,0-4-8,0 2-16,4-16 24,-4 13-16,0-3-48,0 2-16,0-8-64,0 8-112,2-9-152,0 1-232,2-4 640,-1 4-961,-2-1-351,2-3-472,-2 0-489,1 0-3520,2 0 5793</inkml:trace>
  <inkml:trace contextRef="#ctx0" brushRef="#br0" timeOffset="1">0 54 8777,'0'0'0,"0"0"1273,0 3-489,0-3-784,0 2 632,0 2 24,0 7-56,4-8-24,-1 1-88,1 7-63,-4-11-425,4 4 336,0 8-48,8-8-24,-9 8-40,12-8-16,-11 9-16,-4-13-192,16 4 224,-6 10-88,2-10-40,0 12-16,1-12-80,0 12 8,-13-16-8,13 4 24,0 12-24,2-13-32,1 12 0,-3-11-80,1 8-24,-14-12 136,12 4-248,0 7-160,0-7-240,0 7-393,-1-8-535,1 7-816,-12-10 2392,12 3-6842,-12-3 6842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16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69 5281,'0'0'0,"-2"3"2256,-2 1-1136,-7 0-343,10 6-113,-3-10 0,4 0-664,-1 3 688,-1-1 0,1 1-24,1-3-64,0 0-80,0 3 1,0-3-521,0 0 448,3 0-16,1 0 0,-2 0-32,2 0-24,0 0-56,-4 0-320,11-2 264,-7 1-40,7-2-40,-7-1-32,12 0 0,-5 1-24,-11 3-128,11-6 88,1 1 8,0 0-48,1-6-16,0 9 32,1-2-64,-14 4 0,13-4-16,0 0-8,1 0-56,-1 0-56,-1 0-64,1 0-160,-13 4 360,14-4-624,-3 0-320,3-1-552,-1 1-833,-3-1-1176,2 1-2904,-12 4 6409,0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16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27 6337,'0'0'0,"-1"-1"1448,-1-2-400,0-1-143,2 4-905,-2-4 952,1 0 56,1 2-16,0-1-88,-1 1-111,0 0-113,1 2-680,-2-1 632,1 1-24,0 0-72,-1 0-64,1 0-80,0 0-72,1 0-320,-2 0 280,1 0-32,-2 4-63,2-2-9,-2 2 0,1 7-56,2-11-120,-3 4 160,1 9-24,-2-2-40,1 2-16,0 1-24,-1 2-24,4-16-32,-2 17 32,-2 1 16,1 2-48,1 1 0,-1 1 16,0 0-32,3-22 16,-2 21 16,-1 0 0,2-2-8,-2 2-8,2-1 16,-1 0-32,2-20 16,0 19 0,-1 2-8,1 2 16,0-1-8,0-1 0,0 0 0,0-21 0,0 21-24,0-2 24,0-2-24,0-1 8,0-2-32,3-1 24,-3-13 24,2 4-88,2 11-24,-1-13-24,1 2-136,0-1-16,0-3-49,-4 0 337,10 0-376,-7 0 56,1-4-8,6-7 16,-7 6-80,8-11-64,-11 16 456,2-12-496,10-2-64,-9-2-24,10 0-64,-9-1-97,9 0-111,-13 17 856,4-18-1008,8-1-232,-8 1-313,7 1-471,-7-1-2961,-4 18 4985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15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 7177,'0'0'0,"0"0"0,-3 0 2048,-1 0-911,-1 0-345,0 2-136,1 1-80,0 0-40,4-3-536,-4 2 496,0 1-72,0-1-71,0 1-73,0 0-88,0-1-56,4-2-136,-4 3 88,0-3-48,2 3 0,1-1-24,-1-2-16,1 0 0,1 0 0,-1 0-32,-1 0-40,1 0-56,1 0-120,0 0-136,0 0-177,0 0 561,0 0-840,0 0-312,3 0-376,-1 0-641,1-1-3536,-3 1 5705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15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 5689,'0'0'0,"-1"0"1320,0-2-160,1 2-1160,-2-1 1008,1 0-191,0 1-145,-1 0-136,2 0-128,-1 0-72,1 0-336,0 2 240,0 1-32,0 1-8,0 6-80,0-7-16,0 9-8,0-12-96,0 4 40,0 9 16,0-9-40,3 12 8,-1-5 0,-2 0-48,0-11 24,3 12 16,-1 0-40,-2-1 56,3 0-24,-3 1-8,3-2 0,-3-10 0,0 11-32,2-1 24,-2 1 0,3-7-16,-3 8-16,0-10-40,0 9-72,0-11 152,0 0-312,0 4-232,3-2-352,-3-2-392,0 0-585,2 0-3776,-2 0 5649,0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14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3944,'0'0'0,"0"2"712,0 1-87,0 8-33,0-9-80,0-2-512,0 11 440,0-7-24,0 7-32,0-7 8,0 10-32,0-10-16,0-4-344,0 14 288,0-2-48,0-2-39,3 2-9,-3 0 24,2 0 16,-2-12-232,0 12 240,0-2 0,0 1-16,0-7-40,3 10-8,-3-10-32,0-4-144,3 11 120,-3-9-8,0 2-24,2-1-8,1-1-8,-3 1-8,0-3-64,2 0 48,-2 0-120,0-4-64,3 0-72,-3-1-128,0 5 336,0-12-496,0 8-240,0-10-257,0 8-303,-1-8-440,-1 2-2745,2 12 4481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14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11 187 2336,'0'0'0,"-1"0"2064,-1 0-1311,2 0 23,0 0-776,-1-1 800,0 1-8,-1-2-24,2 2-24,-1 0-55,1-1-73,0 1-616,-1 0 616,1 0-24,0 0-24,-2 0-32,2 0-72,0 0-64,0 0-400,0 0 336,0 3-47,0-1-57,0 2-56,0 0-16,0 7-32,0-11-128,0 4 136,3 7-40,-3-7-24,3 12 8,-3-4-40,2 1 16,-2-1 8,0-12-64,0 12 32,3 1 16,-3-1-8,0 0 16,0 1 0,0-1 0,0-12-56,0 11 56,0 0-24,0-7 48,0 9-16,0-9 16,0 0 8,0-4-88,0 10 56,0-10 24,0 3-16,0 0 16,0-3-8,0 0 16,0 0-88,0 0 96,0 0-8,0 0 16,0-4-48,0-2-32,0-5-24,0 11 0,0-11-24,0 1-8,0-2-24,3-3-24,-1 1 0,1-2-48,-3 16 128,4-17-112,-2 0-24,2-1 8,0-2 32,0 1 8,0 0 8,-4 19 80,11-20-80,-9 3 24,9-2 24,-7 1 8,8 1-8,-9 0 24,-3 17 8,11-15-24,-7 1 24,9 2-24,-10 0-8,9 2 8,-10 5-16,-2 5 40,11-12-16,-9 8-16,2-1 0,7 1-24,-9 1-16,-2 3 72,4-1-80,7-1-16,-8 2 0,0 0 0,1 0-16,0 4 16,-4-4 96,11 11-72,-9-9 8,1 10 40,1-8 8,-1 9 0,1-9 16,-4-4 0,2 15 16,1-5-8,0-6-8,-3 12 8,2-4-8,1-2 24,-3-10-24,0 12 0,0 0 32,0 1-8,2-1-24,-2 0 32,0 0-32,0-12 0,3 11 16,-3 1-16,3 1-8,-3-1-24,0-1-8,2 1 8,-2-12 32,3 4-64,-3 11-56,3-11-144,-1 9-369,-2-9-399,3 0-440,-3-4 1472,2 4-1953,1 0-423,-3-4-2673,0 0 5049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6:33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17 1664,'0'0'0,"-4"-2"368,0 2 40,4 0-408,-11-5 384,7 3-16,0 0 0,-5 2 16,5-2-32,0 0-24,4 2-328,-11 0 337,9-2-49,-4 2 16,-3 0-48,5 0-8,0 0-24,4 0-224,-4 0 192,0 2 16,0 2-8,1-2-32,-1 0 8,0 3-16,4-5-160,-4 4 152,0 0 8,3 0-24,-1 5-24,0-7-32,0 4 0,0 6-32,2-12-48,-2 4 56,2 5-40,0-7 0,0 10 0,0-11-16,0 3 24,0-4-24,0 12 8,0-10-24,4 2 8,-2-1-8,2 9-8,-1-10 32,-3-2-8,4 2-16,8 2 8,-11 9-8,3-11-16,10 2 16,-12 5 0,-2-9 16,13 4-16,-9 6 0,7-6 8,-7 7-16,9-7 8,-9 8 8,-4-12 8,13 1-24,-9 11 16,11-8 0,-11 11-8,12-11 0,-5 11 0,-11-15 16,4 4-32,9 12 8,-9-13-8,5 13 0,-5-7 32,6 3-8,-10-12 8,2 11 0,2-1 8,-1-6-8,9 13-8,-12-7 24,2-6-8,-2-4-8,3 15 24,-1-11 0,0 7-8,2-7 0,-4 10 16,0-11 8,0-3-40,0 12 40,0-8 16,0 7 0,0-9 0,0 10 8,0-9 16,0-3-80,-2 12 88,0-10-8,0 9 16,-1-9 0,-1 2-16,0 0 16,4-4-96,-4 4 96,0 0-8,-1 0 8,-1-1 0,2-1 1,4-2-97,-11 2 80,9 2 0,-4-4-40,-4 0-16,7 0-48,-11 0-72,14 0 96,-3 0-209,-9-2-135,8-2-184,-9 0-120,9 1-120,-7-3-56,11 6 824,-6-12-864,-5 9 7,7-9-7,-8 0 32,7 9 144,-7-11-944,12 14 1632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13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23 428 6073,'0'0'0,"0"-1"1112,0-3-184,0-1-72,0-1 33,0 6-889,0-4 872,0 0 8,0 2-56,0-1-96,0 2-80,0 0-111,0 1-537,0 0 456,-2 0-64,2 0-88,-1 0-88,0 2-32,-2 2-40,3-4-144,-4 4 128,3 0 72,-2 6-120,2-7 24,-2 8-40,2-9-40,1-2-24,-1 12 72,-1-8-8,2 9-16,0-9-16,0 11 8,0-5-40,0-10 0,0 11 0,0-1 56,0 2-32,3 1 8,0 0 0,-1 0-32,-2-13 0,4 14 40,0-1 40,0-1-32,0 1 8,0-2-24,0 0-64,-4-11 32,4 4-48,6 10 64,-10-10-32,4 7 64,0-9 0,0 2-40,-4-4-8,4 4 24,0-1 0,0 0 48,0-3-24,6 0 8,-10 0 24,0 0-80,4 0 48,-1-3 48,1-2 8,-1-6-24,1 7 8,-1-9-32,-3 13-56,4-12 16,0 0 16,0-1-32,0-1-8,0-1 16,-1 2-32,-3 13 24,2-14-24,-2 1-24,3 0-8,0-1-8,-1 3 0,-2-1-24,0 12 88,3-11-80,0 1 0,-3 4-8,2-7-24,-2 9-8,0-7-8,0 11 128,3-4-160,-3-7-32,0 8-48,0-1-104,0 1-32,0-1-88,0 4 464,0-4-592,0 1-136,0 0-177,0 2-271,0 0-296,-1-1-329,1 2 1801,-2 0-2200,1 0-2729,1 0 4929</inkml:trace>
  <inkml:trace contextRef="#ctx0" brushRef="#br0" timeOffset="1">261 473 4785,'0'0'0,"-2"0"1104,1 0-168,-2 0-216,3 0-720,-2 0 576,0 0-136,0 0-48,-1 2-40,2 1-39,-1 0-1,2-3-312,-1 4 304,0 0-16,0 7-8,-1-8-8,1 9-48,1-12-224,0 4 216,0 10 8,0-3-16,0 1 32,0-2 16,0 2 24,0-2 8,0-10-288,0 12 320,0-1-16,0 1 16,0-2 9,-1 1-1,1-11-328,0 10 312,0 1 0,-2-7-32,2 9-16,0-11-56,0 2 0,0-4-208,0 4 152,0 0 24,0 0 0,0-4 0,0 3 16,3-3-16,-3 0 8,0 0-184,3 0 176,-3-2-8,2 0-48,-2-2-80,4-1 24,-1-6-32,-3 11-32,2-5 16,1-10 16,0 2-80,1 0 16,0-3-64,6-1-24,-10 17 120,3-18-104,1-1-16,7 1 16,-8 0-48,8 2 0,-9 0 16,-2 16 136,11-14-160,-9-1 24,9 2 0,-9 3 32,2-1-8,7 7 0,-11 4 112,3-10-128,1 6-40,6 0 0,-7 0-16,1 1-8,0 2 32,-4 1 160,4-2-144,-1 2 8,0 0 48,0 3-24,-1 1 40,-2 0 16,0-4 56,3 12-64,-3-8 56,3 9 0,-1-3 24,-2 1 0,3-1 16,-3-10-32,0 14 16,0-3 8,2 1-16,-2 1 24,3-1 0,-3 1-16,0-13-16,3 13 16,-1-1-24,-2 1-16,3-1 24,0 0 0,-1 0-8,-2-12 8,3 4 0,0 10-40,-1-10-16,1 7-80,1-9-184,-2 2-305,-2-4 625,4 3-1040,0 0-320,-1-1-208,1-2-225,0 3-111,0-3-2601,-4 0 4505,0 0 0</inkml:trace>
  <inkml:trace contextRef="#ctx0" brushRef="#br0" timeOffset="2">627 485 4785,'0'0'0,"0"-3"1272,0-2-96,3-7-136,0 8-128,-3-1-55,0 5-857,0-11 776,0 9-48,0-2-40,-2 0-24,1 0-8,-3-2-31,4 6-625,-4-5 560,0 0-48,0 0-48,-6-1-64,6 2-40,-2-1-40,6 5-320,-10-4 272,6 0-40,-1 0 0,-1 0-32,-4 3-16,7 0 0,3 1-184,-4 0 120,-1 0-8,1 0-40,-1 4-40,1 0 16,-1 6-8,1-6-16,4-4-24,-5 13 24,1-9-16,0 12 16,0-4-24,0 1 0,1 0-8,3-13 8,-3 13-16,2 0 16,0 1 0,0-3-8,1 1-16,0-12 24,0 12-24,0 0 8,0 0 8,0 0-16,2-2 0,1 1-16,-3-11 40,2 4-48,2 9 0,0-11-8,0 9-32,0-9 32,0 1-32,-4-3 88,4 3-56,0-1 0,7 1-16,-9-3 24,2 0-40,0 0 8,-4 0 80,12-1-72,-9-3-16,0-2 16,9-7-8,-8 8 16,7-9 0,-11 14 64,4-14-56,6 1 16,-7-1 16,7-2 16,-7 0 8,1 0-16,-4 16 16,12-17-8,-10-1 0,2 0-8,0-2-16,0 1-8,0 0-16,-4 19 56,4-21-32,0 0 0,0 1-8,-1 0 24,-3 5-48,2-3 48,-2 18 16,3-15-48,-3 0-8,0 1 8,0 1-32,0-1 24,-1 1 0,1 13 56,-3-12-56,0 2 0,1-1 0,0 6-24,0-5 24,0 6 8,2 4 48,-1-4-88,-2 1-8,2 2-80,-1 1-88,0 0-48,1 2-32,1-2 344,-3 4-304,1 8 48,-1-8 47,0 13 73,2-5 24,0 3 16,1-15 96,-2 14-56,1 3-16,0 2 24,1-1 16,0 2 0,0-1 8,0-19 24,0 21-24,0 2 0,0-2 0,2 0 0,1 0 48,-3 0-40,0-21 16,3 21-16,-1 0-8,1-1-32,0-1-8,-1 1-24,1-2-112,-3-18 200,4 20-368,0-3-432,0-1-512,6 1-577,-7-2-3920,-3-15 5809</inkml:trace>
  <inkml:trace contextRef="#ctx0" brushRef="#br0" timeOffset="3">944 1 5881,'0'0'0,"0"0"0,-1 0 1248,-1 0-288,1 0-136,0 0 17,-1 0 15,1 0-24,1 0-832,-1 0 760,-2 0-152,1 3-152,0-1-120,-2 2-48,2 8-39,2-12-249,-3 4 232,-1 9 24,2-1 0,-2 0 24,0 1-8,1 1 8,3-14-280,-3 17 256,-1 2-24,2 0-16,-2 2-16,0 1 0,0 0-40,4-22-160,-4 24 168,0 1-24,0-1-32,0 4 8,-1 1 0,0 1 8,5-30-128,-11 30 144,10 3-32,-3-2-24,0-1-8,0 1-16,0 0 16,4-31-80,-3 30 40,1 0-40,-1-1 24,2 0-64,0-2 40,1 0 0,0-27 0,0 23-32,0-2-8,2-2-64,1-1-8,-1-1-64,2-2-96,-4-15 272,4 14-360,0-3-248,0-7-248,7 9-432,-9-11-449,9 1-495,-11-3 2232,3 3-3025,7-3-2672,-10 0 5697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11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276 101 5001,'0'0'0,"0"-2"1128,0 2-1128,3-5 1032,-1-5-176,2 7-48,-1-1-23,0 0 7,-1 0 72,-2 4-864,0-4 864,0 0-40,0 0-88,0 0-103,0 2-105,0-1-120,0 3-408,0-2 440,-2-1-72,-1 0-16,-1 1 32,0-2-72,0 0 48,4 4-360,-5-3 320,0-1-48,-1 0-32,1 0-96,-5 0-24,6 2 8,4 2-128,-6-2 137,-4 0-57,6 0 32,0 1-64,-6 0-8,6 1 32,4 0-72,-6 0 48,1 0 0,-5 0-32,7 2-16,-1 2-48,0 0 80,4-4-32,-5 11 40,0-8-56,-1 7 40,1-6-104,-5 9 88,8-9 8,2-4-16,-4 16-16,0-6 16,0 2-72,0 0 0,2 0 48,-2 1 24,4-13 0,-1 12-24,-1 1 8,2-3-32,0 2-24,3 0 0,1 0 8,-4-12 64,4 10-97,8 2-7,-10-1 16,10-1-16,-1 1 32,0-7 0,-11-4 72,11 16-112,1-13 40,-2 12-8,2-5 40,1 1 32,-1-1-24,-12-10 32,11 12-48,-8 0-16,12-1 8,-11 1 56,9-2 8,-10 2-16,-3-12 8,10 13 8,-10-1-40,4 1 8,0-1 56,0 0-32,0-1 16,-4-11-16,3 14 8,-3-3 8,0 1-8,0 0 32,0-1-8,-2-1-64,2-10 32,-1 4-24,-3 9 8,0-9-40,0 8 112,0-8-40,-6 10-32,10-14 16,-4 4 0,-2 9-24,-4-10 16,6 1-32,-8-1 40,7-1-40,5-2 40,-13 3-88,2-3-96,1 0-280,-2 0-216,0-1-192,2-1-160,10 2 1032,-15-4-1009,2-6-39,0 6-16,-2-8 16,0 2 103,0 4 121,15 6 824,-13-13-624,1 8 120,2-8 32,4 1 64,-7 0-8,9-1 72,4 13 344,-12-15-224,10 2 88,-3-1 80,-1 1 96,2 0 144,0 2 152,4 11-336,-1-12 584,0 7 208,-1-8 96,1 8 56,1-7-55,0 8-105,0 4-784,0-11 744,3 7-32,-1 0-72,2-6-32,0 7-8,0-1-95,-4 4-505,4-5 504,7 1-40,-11 0-64,4 0-32,0 0-48,0 2-32,-4 2-288,10-3 248,-7 0 0,1 1 8,6-1-56,-6-1 8,8 2-24,-12 2-184,4-3 152,10 0-16,-10 1-56,12-1 8,-12 0-56,12 1-8,-16 2-24,10-3 24,1 1-32,1 0 16,-1 1-40,3 0 8,-14 1 24,13-2-48,1 2-40,-1 0-32,0 0-72,1 0-48,-1 0-40,-1 3-48,-12-3 328,11 3-416,1 0-64,-1 1-104,-1 0-112,1 0-56,-7-1-1,-4-3 753,16 4-704,-13-1 104,11-1 96,-12 1 96,9-1 72,-9-2 80,-2 0 256,4 0-184,7 0 72,-9 0 72,2 0 32,0-1 40,0 0 16,-4 1-48,4-4 56,0 0 16,0 0 32,-1-1-8,-1-1 40,1-4 8,-3 10-144,3-3 160,-1-2 40,1-5 24,-3 7 24,3-2 32,-1-6 0,-2 11-280,0-3 304,0-2 24,3-5 0,-3 6 0,0 0-23,0 4-305,0-5 288,0 1-32,0-2 24,-2 2-8,1 0 0,-1 1 8,2 3-280,-4-4 256,0 0-8,0 0-48,-2 1 8,1 0-56,-5 1-24,10 2-128,-3-1 88,-2-1-40,0 1 8,-1 0 0,-4 1-8,7 0 0,3 0-48,-5 0 24,0 2-24,-1 2 0,-4 0-32,7 7-8,-1-9 16,4-2 24,-4 4 0,0 8-24,2-8 24,0 9-40,0-2-24,1-7 32,1-4 32,-2 14-8,1-3-8,1-8-16,0 12 16,0-5-24,3-6-8,-3-4 48,2 16 24,2-12-72,0 11 16,7-12-32,-9 12-24,9-11-16,-11-4 104,2 10-32,9-10-24,-7 4-16,6-1 16,-6 0-32,7-3 8,-11 0 80,4 0 32,8 0-56,-9 0 16,9-2 8,-8-2-56,8 0 96,-12 4-40,3-5 48,7-5-24,-7 6 0,-1-7-24,2 7-16,7-6 40,-11 10-24,0-4 80,4-7-48,-2 7 16,1-1 0,0-7-48,-3 8 80,0 4-80,0-5 64,0-7-16,0 8-24,0-1-24,0-6 48,0 8-8,0 3-40,-2-6 40,0 1-24,-1 0-32,-1 0 32,0-1 56,-1 2-16,5 4-56,-5-5 48,-6 1-56,9 0-64,-4 0 48,-4 2-48,9-1 16,1 3 56,-6-1-8,-4-1-72,7 1-16,-2 0-16,1 1-56,0 0-128,4 0 296,-4 0-448,1 0-112,2 0-216,0 0-65,1 2-63,0 2-88,0-4 992,0 4-960,0 0-80,0 7-121,0-9-351,4 2-3505,-4-4 5017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10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39 110 3560,'0'0'0,"0"-1"680,0-5 33,-1-4-17,1 10-696,-2-4 696,2-7 16,0 8 0,-1-3 24,0-6-48,-1 10-31,2 2-657,-1-5 648,-2-6-104,2 7-40,0 0-48,-1-6-56,1 8-8,1 2-392,-2-4 376,0 0-24,1 2-40,0-1-31,-1 1-49,1 0-32,1 2-200,-1-1 176,-1 1-80,1 0-16,1 0-24,-1 0-8,-1 3 24,2-3-72,-1 2 96,0 1-40,-1 1-32,2 0 16,-1 0-48,1 6 16,0-10-8,0 3 48,0 7-48,-1-6 32,1 11-24,0-5 8,0 3 24,0-13-40,0 13 8,2 2 16,1-2 0,0 2-24,1-1 24,6 2 40,-10-16-64,3 16 80,1-2-24,0 0-16,0 1 16,0-1 24,6 0 8,-10-14-88,3 13 104,1 0-64,0-1-24,7-1-40,-8 0 32,1-7 24,-4-4-32,12 12 56,-10-10 16,9 2-40,-8 0 16,1 0 8,6-1 8,-10-3-64,0 0 96,4 0-8,0 0-16,0 0 48,6 0-16,-10-3 96,0 3-200,4-4 88,0-6-16,-1 5 24,0-9-120,-1 4 176,1-2-144,-3 12-8,2-12 40,1-1 32,-3 0-88,0 1 136,3 0-96,-3 0 8,0 12-32,0-10-8,0-2-64,0 0 144,0 0-120,-2 1 56,1 5-80,1 6 72,-1-14-104,-1 9 56,1-9-88,0 9 112,0-7-48,-1 8-16,2 4 88,-1-11-96,0 7-80,1-7-72,-2 9-72,2-2-104,-1 0-176,1 4 600,-1-3-856,-1 0-353,1 1-391,1 0-368,-1 1-441,1 1-3048,0 0 5457,0 0 0</inkml:trace>
  <inkml:trace contextRef="#ctx0" brushRef="#br0" timeOffset="1">304 172 4272,'0'0'0,"0"-3"1009,0-2-73,0 5-936,3-12 768,-3 8-104,3-1-96,-1-6-72,1 7-24,-3 0-47,0 4-425,3-10 456,-3 7-40,2-1 16,-2-1-8,0 1-48,3 0-8,-3 4-368,2-1 320,-2 0-8,3 1 0,-3 0-32,0 2 8,0 1 0,0-3-288,0 4 273,0 6 7,0-7-48,0 7-8,0-6-64,0 8 24,0-12-184,0 4 160,0 11-32,0-11 24,0 11-24,0-11 0,0 12-16,0-5-8,0-11-104,0 4 112,0 11-8,0-11-16,0 12 16,0-12-16,0 12 40,0-16-128,0 4 104,0 10 0,0-10-16,-1 11 16,1-12-32,-2 9 0,2-12-72,0 4 64,0 0-40,0 8 64,0-9-64,0-1 32,0 1-8,0-3-48,0 3 48,0-1 8,0-2-32,0 0 32,0 0-16,0 0-8,0 0-32,0 0 48,0-2-24,0-2-16,0-7-16,0 6 8,3-8-24,-3 13 24,0-12-32,3-3 8,-3 1 0,2-1 0,1 0-16,0-2-16,-3 17 56,0-17-56,4-1-8,-2 1 40,2 0 16,0-1 8,-4 18 0,4-17 0,7 0-24,-9 1-8,2 3 8,-1 2-40,1 7 32,-4 4 32,2-12-32,1 10-32,1-2 16,-1 1-8,0 1 8,1 0 8,-4 2 40,3 0-48,0 0 32,-1 0-16,-2 3-16,3 1 24,0 6-8,-3-10 32,2 3-8,-2 9-8,3-8 8,-1 12 8,1-6 0,-3 1 8,0-11-8,3 4 16,-3 11 8,0-11-8,2 11-16,-2-5 16,3-6-16,-3-4 0,0 15-24,0-11 32,3 7 16,-3-7-8,2 7 32,-2-8-48,0-3 0,0 3 0,3 8 16,-3-8 0,2-1 8,1 1-16,-3-1 32,0-2-40,3 3 40,-1-3-48,1 0-8,1 0-40,0 0-8,-1-1 24,-3 1 40,2-2 0,2-1-24,0-3-16,0-4 0,0 6-40,6-8 56,-10 12 24,3-5-32,0-10-48,1 5 0,0-1-88,0 1 40,-1-1 32,-3 11 96,4-10-128,7-1 32,-8 1-40,0-1 0,1 1-8,0 4 24,-4 6 120,4-11-96,0 8-16,7-1 40,-11 0-40,4 1 24,-2 2-8,-2 1 96,3 0-64,0 0 0,-1 0-24,1 3 48,-1-1 48,1 9 16,-3-11-24,3 3 32,-1 8 0,1-7-56,-3 11 48,3-11 8,-3 10 0,0-14-32,2 4 8,-2 12 24,0-12-16,3 12 48,0-6 0,-3 1 0,0-11-64,2 10 8,-2 1-16,0-1-16,0 1-32,3-7 80,-3 11-8,0-15-16,2 4 0,-2 11-16,3-11-56,-3 9-48,0-9-224,3 6-513,-3-10 857,0 3-1432,2 7-656,-2-7-745,3 1-2616,-3-4 5449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9:09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32 5353,'0'0'0,"0"0"0,0 0 816,-2 0-272,1 0-40,-2 0 40,2 0 8,1 0-32,0 0-520,-1 0 488,1 0-87,0 0-73,0 0-96,0 0-40,0 0-24,0 0-168,0 2 144,0-2 8,0 0-32,0 3 0,0-1 0,2 1 32,-2-3-152,0 4 168,0 0 16,3 0 16,1 8 8,0-8 16,7 9-16,-11-13-208,0 10 240,2 2-56,9 0-16,-11 1-16,0 2-56,2 0 16,-2-15-112,0 19 96,3 1 0,0-2 8,-3 0-40,2-1 8,1 1 17,-3-18-89,0 15 32,2 2 32,1-2-16,-3-1-48,4 1 48,-1-2-32,-3-13-16,0 12 24,2 0 32,1-2-8,-3 1 16,3-1 16,-3-6 0,0-4-80,2 13 112,-2-10-40,0 1 24,0 0-32,3 0 24,-3 0 80,0-4-168,0 2 152,0-2 8,0 0 0,0 0-8,0 0-24,0-1 24,0 1-152,0-3 184,-2-1-96,2-6 64,-1 5-96,1-10 0,-1 3 8,1 12-64,-1-13 48,-1 0-16,1-1-32,1-1 0,-1-1 64,1 1-32,0 15-32,-2-16 48,2 0-48,0 0-64,0-1 56,0 0 40,0-1 40,0 18-72,0-19 32,3 0-56,-3 0-16,0 2-40,3 0 0,-3 1 112,0 16-32,2-16-32,-2 1 16,3-1 64,-1 3-96,1 1 72,0 7 0,-3 5-24,2-14-24,1 11-8,0-1 8,-1 0-72,2 0 56,0 2-8,-4 2 48,4-1-80,0 1 32,9 0 72,-10 4-72,1 7 64,9-9-16,-13-2 0,2 13-48,2-1 48,10 0 16,-12 2 64,9 2-72,-9 1 0,-2-17-8,4 17-16,7 2 24,-9-2 48,2 3-40,0 1-16,0-3-48,-4-18 48,4 20 0,0-3-24,0 0 152,0 0-64,0 0-24,6 0 16,-10-17-56,0 15-72,3 0 96,0 1 0,-1 0 24,1-2-32,0 1-56,-3-15 40,2 16-16,2-3 16,-1 0 80,-1 0-56,1-1-48,0-2-32,-3-10 56,2 4-112,1 7 64,0-9-8,-1 1-112,1 0-192,-3-3-328,0 0 688,2 0-1024,-2 0-465,3-2-447,-3-2-537,3-1-407,-3-7-1625,0 12 4505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7:13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0 203 664,'0'0'0,"0"3"168,0-3-24,0 0-144,0 0 184,0 0 24,3 0 32,-3 0 8,0 0 8,0 0-24,0 0-232,0 0 216,0 0-8,2 0 0,-2 0 8,3 0 0,-3 0-16,0 0-200,0 0 176,3 0-8,-3-1-8,2 1 0,-2 0 8,3 0 0,-3 0-168,0 0 169,2 0-1,-2 0-24,3 0-16,-3 0-8,0 0-24,0 0-96,0 2 96,0 1-32,0-1-8,0 1 0,3 1-8,-3 0 0,0 0 0,0-4-48,0 4 56,0 0-24,0 0 8,0 0 8,0-2 8,-2 1 32,2-3-88,-1 3 96,1-1 8,0-2 8,0 3 0,0-3 8,0 0 24,0 0-144,0 0 168,0 0 8,0 0 8,0-2 0,0 1-16,0 0-40,0 1-128,3-4 128,-3 0-48,0-1-16,2-1-8,-2-4-24,3 7 16,-3 3-48,3-5 8,-3-5-8,2 6-8,1-7-8,0 7 16,-3 4 0,2-5 0,1-6-8,1 9 8,-2-9-8,2 7-8,0 0-8,-4 4 24,4-5-24,7 0 8,-9 1-16,1-1 0,1 1 8,-1 0-24,-3 4 48,3-4-24,1 0-16,0 1-16,-1 1-16,0-1-8,-1 2 8,-2 1 72,3-2-104,0 1 0,-1 0-32,1-1-32,-1 2 8,-2 0-16,0 0 176,3 0-168,0 0 8,-1 0-24,-2 0-24,3 0-32,0 0-24,-3 0 264,0 0-280,0 3 24,2-3 48,-2 0 48,0 3 15,0-1 9,0-2 136,0 3-160,0 0 8,0-1 32,0 1 16,0-1 24,3 1-8,-3-3 88,0 3-32,0 1-8,0-2 8,0 1 32,0-1-32,0 1 24,0-3 8,0 3 16,0-1 0,0 1-8,0-3 0,2 3 8,-2-1-16,0-2 0,0 0 56,0 3-16,0 0 8,0-3 40,0 2-64,3-2 64,-3 0-88,0 3 96,0-1 8,0 1 24,0-3-16,0 3-8,0-1-24,0-2-80,0 3 97,0 0-1,0-1 8,0 1 0,0-1 8,0 1-24,0-3-88,0 3 104,0-1-24,0 1-24,0 0 40,0-1-56,0 1-32,0-3-8,-1 2 32,-1 1-24,2 0 24,0-1 40,-1 1-16,0 0-48,1-3-8,0 0 40,0 2 0,0-2 8,0 0-32,0 0-32,0 0 16,0 0-16,0 0-16,0 0-40,0-1 16,2-2 8,-2-1-72,0 4 120,3-2-168,-3-2-24,3 0-104,-3 0-49,0 0-39,2-1-32,-2 5 416,3-11-424,0 9 24,-1-4 32,1-4 48,-1 6 88,1-1 16,-3 5 216,3-12-160,-1 8 24,1-8 16,-3 8 32,4-8 40,-1 8 24,-3 4 24,2-12-8,2 8 8,-1-6 8,-1 6 8,1-6 8,0 6 16,-3 4-40,2-11 48,1 7 16,0-1 32,-3-6 40,2 9 32,1-2 24,-3 4-192,0-4 216,2 0 8,-2 0 16,3 0 40,-3 3 32,0-2 40,0 3-352,0-1 368,0-1-56,0 1-32,0 0-7,0 1-17,0 0 0,0 0-256,0 0 224,0 0-40,0 0-40,0 0-32,0 0-32,0 2-48,0-2-32,-1 3 40,1 0-32,-2-1 8,1 1 8,0 1-40,1 0 16,0-4 0,-2 10-24,1-7 24,0 0-24,0 1 16,1-1 0,-2 8-16,2-11 24,-1 0-16,0 4-56,1 0-40,-2 0-16,1 6-80,1-10-64,0 0 272,-1 4-360,1 0-129,-2 0-63,2 0-80,0 0-56,-1 0 16,1-4 672,0 4-600,0-1 160,0-1-472,0-2 912</inkml:trace>
  <inkml:trace contextRef="#ctx0" brushRef="#br0" timeOffset="1">270 89 632,'0'0'0,"0"0"592,0-1-192,0-1-8,0 1-32,0 0 0,0 1-360,2 0 344,-2 0 24,0-2 24,0 2-16,0 0 8,0 0-7,0 0-377,0 0 344,0 0-16,0 3-16,0 0-32,-1-1 0,0 1-48,1-3-232,-3 2 224,0 2-40,-1 7-32,2-8-32,-1 7-8,0-6 8,3-4-120,-1 12 88,-3-8-8,2 10 0,-2-10-8,0 11-8,1-11 40,3-4-104,-4 13 72,0-9-8,0 9-8,0-9-24,2 8-8,-1-8 0,3-4-24,-1 10 40,-1-7-8,1 1-16,0 0 8,1-2-32,0 2 0,0-4 8,0 3-8,0-3-32,0 0-24,2 0-32,1 0-8,-3 0-16,0 0 120,3 0-136,-1-3-24,2-1-56,0 0-104,-1-1-112,-1 0-56,-2 5 488,3-6-512,1-4 8,-1 6-8,1-1-57,-2-6-47,1 7-88,-3 4 704,0-5-760,2-7 48,-2 10-712,0 2 1424</inkml:trace>
  <inkml:trace contextRef="#ctx0" brushRef="#br0" timeOffset="2">222 126 912,'0'0'0,"-1"0"272,1 0 64,0 2 24,0-2 0,0 3 8,0-3-368,0 0 360,0 0-16,0 0-16,4 0-8,-2 3-32,1-3-24,-3 0-264,3 0 241,-1 0-73,1 0-32,1 0-48,0-2-32,0 1 24,-4 1-80,4-1 24,6-2-16,-7 0-32,1 2-32,0 0 40,-4 1 16,4-3-48,0 2-64,8-2-64,-10 2-105,2-2-111,9 1-80,-13 2 472,3-3-552,7 0-80,-7 1-40,8-1 72,-8 0-672,-3 3 1272</inkml:trace>
  <inkml:trace contextRef="#ctx0" brushRef="#br0" timeOffset="3">435 69 824,'0'0'0,"0"0"288,0 0 48,0 0-16,0 0-320,0 0 320,0 3-24,0-3-16,0 0 8,0 0 32,0 0 24,0 0-344,0 0 344,0 0-32,0 2-56,0-2-103,0 0-65,-1 0-16,1 0-72,-1 0 32,-1 0 16,1 3-8,0-3-8,-1 3 8,1-3-24,1 0-16,-3 2 8,1 1 8,-2 0 0,1-1 8,-1 1 8,0-1 0,-1 2 8,5-4-40,-5 3 48,1 1 8,-7 0-16,9 6 0,-4-7-8,-4 1 16,10-4-48,-4 12 72,-1-8 8,-1 6-8,1-7 16,1 7 0,0-7 0,4-3-88,-4 4 96,0 6-32,2-7 32,0 0-16,0 1 16,0 0 8,2-4-104,-1 4 112,1-2 24,0 1 24,0 1 8,0-2-24,0 1 24,0-3-168,0 3 136,3-1-8,-1-2-16,1 3-32,1-3 0,-1 0-24,-3 0-56,4 0 56,0 0-16,-1 0-16,8 0-24,-8 0-48,1 0-8,-4 0 56,10 0-104,-7-1-40,1-2-64,7-1-96,-7 1-120,7-1-224,-11 4 648,4-3-856,8-1-193,-8 0-111,7-2 64,-7 1-80,8-5 352,-12 10 824,0 0 0</inkml:trace>
  <inkml:trace contextRef="#ctx0" brushRef="#br0" timeOffset="4">557 91 696,'0'0'0,"0"0"208,0 0 88,0 0-296,0-1 320,0 1 16,0-1 16,-1 1 16,0 0 24,-1 0 0,2 0-392,-1 0 408,-1 0-16,0 0-40,0 0-39,0 0-73,0 0-32,2 0-208,-3 2 144,0-2-16,1 3-8,-1-3-32,0 3 0,2-1 0,1-2-88,-2 3 88,0 0-24,-2-1-8,2 2 16,-2 0 0,0 0-16,4-4-56,-4 4 56,0 8-16,0-10-8,0 2-16,0 0 8,0 0-8,4-4-16,-4 4 40,0 0-16,0 0-16,2 0 8,-1 0-24,0 0 16,3-4-8,-1 3 40,0-1-24,-1 1-24,2-1-16,0-2-16,0 0 40,0 0 24,3 3-8,0-3-16,1 0 40,-2 0-48,1 0 8,-3 0 0,4 0 0,-2 0 0,2 0-8,0-1 16,0 1-32,0-2 24,-4 2 0,4-1-40,0 1 16,7 0-8,-9-1-24,2 0 96,0-1-48,-4 2 8,12-1-32,-8-2-8,9 1-64,-9-1 24,9 0 72,-10 1-16,-3 2 24,12-3-8,-10 2-8,9 0-48,-9-1 32,2 2 56,7 0-48,-11 0 24,0 0 24,4 0 0,-2 0-72,2 0 120,-1 0-72,0 0 16,-3 0-16,2 3 24,-2-1-48,3 2 56,-3 0-16,0 7 120,0-9-40,0-2-96,0 4 112,-1 0 72,-1 7-112,-2-8 104,2 0 24,-2 8 64,4-11-264,-4 3 264,-7 1-32,9 6 32,-2-7-96,-2 1 88,-4 6-40,10-10-216,-4 3 144,0-1 24,-6 2-120,7 0 32,-2 0 57,-7 0-17,12-4-120,-4 4 104,-1 0-64,-6-1-32,7-1-56,-1-2 104,-7 3-56,12-3 0,-4 3-16,-8-3 16,8 2-96,-7-2 40,7 0-48,-7 0-201,11 0 305,-3 0-568,-2 0-456,1 0-440,0 0-273,0 0-79,2 0-608,2 0 2424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7:11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1 800,'0'0'0,"0"0"88,0 0 16,0 0 8,0 0 0,0 0-112,0 3 136,0-1 8,0-2 16,0 3 0,-2-1-16,1 1 0,1-3-144,-3 3 120,0-1-40,0 2-8,-1 0-24,1 7 0,1-9 8,2-2-56,-4 4 56,1 0-8,1 7-16,-1-9-24,0 2 16,2 8 8,1-12-32,-1 3 40,-1 1 0,1 6 0,0-7 8,1 1 16,0 0 32,0-4-96,0 10 104,0-7 0,0 0 16,0-1-8,0 2 32,0-1-16,0-3-128,2 2 160,-2 1-8,3 0-8,0-1 16,-1-2-32,-2 3 16,0-3-144,3 0 121,-1 2 7,-2-2 8,3 0 0,0 0 0,-3 0-16,0 0-120,2 0 112,1 0-24,0 0-8,-1-1-8,-2 0-24,3 0 0,-3 1-48,2-3 72,-2 2-48,3-2-16,-3 0-16,3 1-40,-3-2 80,0 4-32,2-3 24,1 1-24,-3 0 16,3 0-32,-1-2-8,-2 1 48,0 3-24,0-4 40,3 1-48,-3 1 16,3-1-40,-3 1 16,0-1 16,0 3 0,0-1 0,0-2 0,0 2-40,0-1 24,2 2-8,-2-1 8,0 1 16,0 0-48,0 0-8,0 0 32,0 0-40,0 3 32,0-1-16,0-2 48,0 3-56,0 0 24,0-1 16,-1 2-8,1 0 56,-1 0-40,1-4 8,0 4-16,-2 6 40,2-10-48,0 4 56,0 0-8,-1 7-16,1-11-8,0 2 16,-1 1-32,1 1 32,0 0 8,0 0-40,0 0 72,0-4-56,0 4 56,0 0 8,0-2 24,0 1-40,0 0 32,0-1 16,0-2-96,2 0 104,-2 3 8,3-3-16,-3 0 8,0 0 88,2 0-40,-2 0-152,3 0 152,0 0-16,-1-1-72,1-1 24,0 0 0,-1-1-24,-2 3-64,3-4 40,-1 0-16,1 0-24,0-1 16,-1 1-56,1-1 32,-3 5 8,3-6 0,-1 1 0,1 0 8,1 0-16,-2 1 24,1 0-40,-3 4 24,3-5 16,-1-1-8,1 2-56,0 0 8,-3 0-8,2 3-40,-2 1 88,0-4-64,3 3 8,-3-2-16,2 1-16,1 0-40,-3 1-88,0 1 216,3-1-224,-3-1-88,2 1-96,-2 0-120,3-1-73,-3 2-23,0 0 624,0 0-624,0 0 64,3 0 8,-3 0 32,2 0 80,-2 0 144,0 0 296,0 0-920,0 0 920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6:44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0 3016,'0'0'0,"-3"3"488,1-1-240,-2 2-24,4-4-224,-4 4 192,0 7-24,0-9-16,0 2-16,0 7-23,0-8-25,4-3-88,-5 3 64,0 9 0,-1-9-16,1 7 8,0-7-8,-6 8-24,11-11-24,-4 2 16,-6 2-56,6 7-112,-7-9-289,8 1-2927,3-3 3368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6:43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1 160 3688,'0'0'0,"0"0"328,0 0-328,3-3 320,-1-1-24,2 0-7,0 0-25,0 1-40,0-3-16,-4 6-208,11-4 176,-9-1-56,2 0-32,7 1-40,-9 0-40,9 0 8,-11 4-16,2-4 16,9 0-24,-8 1 16,7 2-24,-7-1 0,1 0 0,-4 2 16,10-1-16,-7 0 8,7-1-24,-7 1 0,1 1-16,6 0 16,-10 0 32,3 0-48,1 0-16,0 0 16,8 0-24,-10 3 8,2-3-16,-4 0 80,4 2-72,7-2-8,-9 3-8,2-1 16,0 1-24,0 0-48,-4-3 144,4 2-160,0 2-33,-1 0-15,-1 0 24,-2 0-8,0 0 32,0-4 160,0 11-200,0-9-8,0 2 32,0 0-8,-1 0-1872,1-4 2056</inkml:trace>
  <inkml:trace contextRef="#ctx0" brushRef="#br0" timeOffset="1">59 255 8,'0'0'0,"-3"0"0,-1 2 0,-1-2 0,5 0 0</inkml:trace>
  <inkml:trace contextRef="#ctx0" brushRef="#br0" timeOffset="2">285 178 3144,'0'0'0,"-1"0"192,-2 0-48,-1 0-24,0 0-24,4 0-96,-3 0 88,-1 3-8,2-3-16,-2 3 0,1-1-8,-1 1-24,4-3-32,-2 2 24,-1 2 0,0-1-8,1 1-8,1 0 8,-2 6-16,3-10 0,-1 3 8,-2 1 0,2 7-8,-1-9 0,0 2 0,0 7 0,2-11 0,-1 2 0,0 2-8,-1 0 0,1 7 16,1-9 0,0 1 0,0-3-8,0 4 8,0 0-8,0 0 8,0 0 16,0 0 0,3-2 32,-3-2-56,2 3 64,1-3 16,0 0-8,1 0-8,0 0-8,-1-1-23,8-2-1,-11 3-32,3-4 16,1 0-8,6 0-8,-7 0-32,9 0-1,-12 4 33,2-5-56,9 0-16,-7-1-16,0 1 0,7 0-8,-8 0 16,-3 5 80,4-4-80,0-2 24,0 3 0,0-1 16,0 0 16,-2 1-8,-2 3 32,3-3-24,0 1 0,-1 0 0,1 1-8,-3 0 0,0 1 16,0 0 16,2 0-16,-2 0 24,0 0 0,0 2 24,0 1 0,0 1 0,0-4-32,-1 4 56,0 6-8,0-10 8,-1 11 8,1-8-16,0 1 0,1-4-48,-3 11 64,0-8-24,2 1-8,0 8 0,-1-10-16,1 2 32,1-4-48,-3 11 24,2-8 8,0-1-8,0 2-32,1-1 24,0 1 24,0-4-40,0 2 8,0-2 0,0 3-32,2-3-40,1 0-40,-3 0-80,0 0 184,2 0-256,-2 0-96,3 0-496,0-1-1440,-3 1 2288</inkml:trace>
  <inkml:trace contextRef="#ctx0" brushRef="#br0" timeOffset="3">428 255 3160,'0'0'0,"0"0"384,0 0-384,0 0 344,0 0-8,0 0-32,-1 0-23,0 2-1,-1-2-24,2 0-256,-1 3 224,0-1-16,-1-2 0,0 3-24,0-3-48,1 3-16,1-3-120,-1 2 72,-1-2 8,1 3 16,0-3-16,1 0 16,-2 0 24,2 0-120,0 0 120,0 0 0,0 0 24,0 0-40,0 0-40,0-1 0,0 1-64,0-2 32,0 0-8,0-2 16,3 0-8,0 0 8,-1 0-24,-2 4-16,4-5 16,-1-1-16,1 1-24,0 0 32,0 0-24,6-1-16,-10 6 32,3-10 16,1 7-48,0-1 32,6-1 8,-7 0-24,1-6 8,-4 11 8,4-2-24,6-2 8,-7-2 8,1 3-32,8-1-24,-10 0-32,-2 4 96,4-4-184,7 0-104,-9 1-192,2 0-312,0 1-361,0 1-2423,-4 1 3576</inkml:trace>
  <inkml:trace contextRef="#ctx0" brushRef="#br0" timeOffset="4">533 245 3208,'0'0'0,"0"3"440,0-3-16,0 0-424,0 0 400,0 0-23,0 0 15,0 0-32,0 0-40,0 0-48,0 0-2393,0 0 4474,3 0-2137,0 0-32,-1 0-8,-2-1-16,3-1-16,-3 2-144,2-2 104,1-1-16,1 0-48,8 1 0,-10-2-8,10 0 8,-12 4-40,3-5 24,9-1-8,-8-4 8,9 7-16,-9-2-8,8-5 16,-12 10-16,2-3-8,2-1 0,7 0 0,-11 0 0,4 0-8,-2 0 8,-2 4 8,3-1-16,0 0-16,-3-1-16,0 1-16,0 1-16,0 0-16,0 0 96,0 0-128,0 0 32,-2 3 8,0-1 0,-2 1 48,0-1-40,4-2 80,-4 4-72,-1 0 24,-1 0 0,-4 7 8,7-11 8,-1 4 0,4-4 32,-10 10-16,7-7 0,-2 1-8,0 0 0,-1 8 16,2-10-16,4-2 24,-4 4 24,0 0-24,0 7-24,1-11 24,0 4-32,0 6 32,3-10 0,-1 0-8,-2 4 8,2 0-16,0 7 0,-1-11 32,1 3-16,1-3 0,-1 11 8,1-11-16,0 4-8,0 0 8,0-2-8,0 1 24,0-3-8,0 3 16,2-1-8,1-2-32,0 0 40,-1 0-24,-2 0 8,3 0 32,0 0-24,0 0-48,0-1 16,1-2-56,0 1-48,-4 2 128,11-4-248,-9 0-328,2 0-369,7 0-2391,-11 4 3336</inkml:trace>
  <inkml:trace contextRef="#ctx0" brushRef="#br0" timeOffset="5">694 232 1304,'0'0'0,"-2"3"1216,1 1-1040,-2 0 0,1 0-16,2-4-160,-2 4 168,1 6 8,-1-10 16,0 4-24,0-1-16,0 1-16,2-4-136,-1 2 88,1 1 40,-1 0-8,-1-1-8,2 1-8,0-3-24,0 0-80,0 2 49,0-2 23,0 0 0,0 0 32,0 0-8,0 0-16,0 0-80,3 0 48,0-1-8,-1-1 0,2-2-24,0 0 8,0 0-16,0 0-32,-4 4 24,4-11 24,6 9-8,-10-4-32,4 1-8,7 0 8,-8 0-16,-3 5 32,2-11 0,2 8 16,0-1-72,0 1 0,0-3-24,0 2-16,-4 4 96,4-4-56,0 0 0,0 0-8,-2 2-8,2 1 15,-1-2-23,-3 3 80,4-3-64,-2 2 8,2 0-24,0-1 0,-1 1 0,0 0-24,-3 1 104,2 0-88,1 0 24,0 0-8,-1 0 16,-2 2 8,3-2 0,-3 0 48,0 4-16,2-1 0,-2 1-8,0 0 16,0 0-8,0 6 16,0-10 0,0 3 0,0 1 0,0 6-16,-1-7 16,0 1 0,-1 6 0,2-10 0,0 3 16,-1 8-16,0-9 0,0 9 0,-1-9 0,1 2 0,1-4 0,-1 4 16,1-1 0,0 0 0,0-1-8,0 1 0,0-3 0,0 0-8,0 0 8,0 0-24,2 0-16,1 0-40,-1 0-160,1-2-152,-3 2 384,4-3-2472,-4 3 2472</inkml:trace>
  <inkml:trace contextRef="#ctx0" brushRef="#br0" timeOffset="6">987 43 2472,'0'0'0,"0"0"0,0 0 304,0 0-40,0 0-48,-2 0-32,1 0-8,0 3 8,1-3-184,-1 4 192,-1-1 16,0 8-8,-1-7 8,0 9 17,-1-9-1,4-4-224,-4 14 248,0-10-16,1 12-16,-1-12-16,0 12-8,0-6 0,4-10-192,-4 11 152,1-7-8,1 13-40,-1-7-16,0 2-8,1-1-24,2-11-56,-3 10 80,0-6-40,2 11-8,0-11-16,-1 8-24,1-10 32,1-2-24,0 4 32,0-1 16,0-1 0,3 1 8,-1 0-8,1-3-24,-3 0-24,4 0 40,-1 0-48,1 0-64,6-3-120,-7 0-272,1-1-336,-4 4 800,4-4-1329,6-1-2343,-10 5 3672</inkml:trace>
  <inkml:trace contextRef="#ctx0" brushRef="#br0" timeOffset="7">886 152 2696,'0'0'0,"0"3"368,0-3-16,0 0-352,0 2 320,4-2-24,-1 3-32,1-3-8,7 0-71,-8 0-41,-3 0-144,10 0 96,-6 0-48,10 0-8,-3-1 16,-1-2-32,1 0 0,-11 3-24,12-2 0,0-1-56,0-1 16,-1 2-48,1-1-152,-1 0-473,-11 3 713,12-1-3216,-12 1 3216</inkml:trace>
  <inkml:trace contextRef="#ctx0" brushRef="#br0" timeOffset="8">1110 1 1464,'0'0'0,"-1"0"928,1 0-600,0 0 0,0 0-328,0 3 360,-1 0-16,1 1 8,0 0-8,0 7-39,0-8-41,0-3-264,0 3 224,4 8-56,0-8-32,0 7 24,-1-6 16,8 9 48,-11-13-224,3 4 240,1 9 0,6-9-16,-7 8-32,1-8-16,7 8 8,-11-12-184,3 4 160,1 9-32,8-9-8,-9 10-8,0-10-8,1 11 0,-4-15-104,11 10 80,-8 1-32,0-7-16,0 11 0,0-4 8,-1-1 0,-2-10-40,3 11 48,-3 0-8,0-8-8,0 15 8,0-8 0,-1 2 0,1-12-40,-4 10 64,0 2-16,-7-8 8,7 12-8,-1-12 8,-5 8-16,10-12-40,-4 4 48,-7 0-8,7 6-24,-6-7 32,6-1-40,-8 2-16,12-4 8,-3 3-104,-7 0-264,6-3-488,-7 0-864,6 0-2945,5 0 4665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6:40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2360,'0'0'0,"0"0"0,0 0 1344,0 0-1072,0 0-56,0 0-48,0 0-8,0 0-32,0 0-2416,0 0 4721,0 0-2265,0 0-8,0 3 0,3-3 8,-3 4-16,0-4-152,2 2 168,-2 2 40,3 0-8,0 0-16,-3 0 8,2 8-32,-2-12-160,3 3 168,-3 9 0,3-8-16,-1 7-8,-2 0-16,3-7-24,-3-4-104,0 16 120,0-6-24,2 1-40,-2 0 0,0 1-8,3 0-24,-3-12-24,0 12 56,0-2 8,0 2-40,0-1 0,0-1 8,0-6-24,0-4-8,-1 15 24,1-11-32,0 9-32,0-9-72,0 6-88,0-7-152,0-3 352,0 4-656,0 0-344,0-2-209,0-2-2431,0 0 3640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6:39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10 3752,'0'0'0,"0"0"352,3 0-24,-3 0-328,0-2 289,0 1-9,0 0-24,0-1-24,0 1-16,0 1-40,0 0-176,3-1 160,-3 1-16,0 0 0,0-2 8,0 2 16,0 0 0,0 0-168,0 0 152,0 0-8,0 0-16,0 0 0,0 0 24,0 0 64,0 0-1136,0 0 2040,0 0-920,0 0-40,0 0-72,-2 0 0,1 0-16,1 0-72,-1 3 80,-1-3-8,1 3-16,-2-1-16,1 1 0,-1 0 0,3-3-40,-4 4 56,0-1-32,0 9 0,0-9 0,0 7-24,-1-6 24,5-4-24,-10 12 40,6-8-16,0 11 0,-7-11-24,7 10 0,0-3 8,4-11-8,-10 10-8,6 1 16,0 0-24,-7 3 8,10-3 0,-3 3 8,4-14 0,-4 11 32,-1 3-16,1-3 16,0 2 0,-1 1-8,1-1-16,4-13-8,-5 16 16,1-2 16,0 2 8,0-2 17,0 1-25,0-2 8,4-13-40,-3 13 72,1 0 0,-1 0-16,2 0 8,-1-1-16,1 0-16,1-12-32,-1 11 80,1-7-40,0 10-8,0-10 64,0 9-80,0-9 24,0-4-40,0 12 56,2-10-40,1 9-8,1-8 0,-1 1 24,1 6-8,-4-10-24,4 3 64,-1-1-40,9 2-24,-9 0-16,9 0 24,-10 0 32,-2-4-40,12 3 32,-9-1 32,10 1-64,-9 0-16,6 1 8,-6-2-24,-4-2 32,11 3-72,-7-1-56,9 1-136,-10 0-144,7-1-201,-7-2-431,-3 0 1040,4 3-1656,8 0-2953,-12-3 4609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6:32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93 276 1992,'0'0'0,"0"0"320,0-3 40,0-3-8,0-4-8,4 8-8,-4 2-336,0-4 272,0-7 24,0 9-40,0-2 17,0-8 39,0 11-8,0 1-304,0-4 336,-2 0 0,-2 0 0,0 0 16,0 2 8,0-2-56,4 4-304,-4-2 256,1-1-48,-1 3-40,-2-2 0,2 0 16,-8 2 0,12 0-184,0 0 168,-3 0 0,-3 0 16,2 0-64,-2 2 1,2 0-73,0 1-40,4-3-8,-4 4 16,3 0-24,-3 0 40,2 0-32,0 0-32,0 5 0,2-9 32,-2 4-49,2 6-7,-2-6 8,2 5 16,0-5-8,0 6 8,0-10 32,0 4-16,0 7-48,2-9 24,2 10-8,-2-8-16,2 5 8,-4-9 56,3 4-56,1 6-24,8-8 32,-8 9-8,9-9 16,-9 2 24,-4-4 16,14 11-24,-10-9 8,13 2-24,-7 0 16,-6 0 8,11 8-8,-15-12 24,4 1-8,11 3-16,-5 8 16,-6-10 8,9 2 8,-9-1 8,-4-3-16,12 10 8,-8-6 16,7 0-32,-7 5 8,6-5 16,-6 0-16,-4-4 0,4 4 64,0 6 40,-1-10 8,1 3 64,0 9 64,-2-12 65,-2 0-305,4 4 448,-4 0 56,2 0 24,-2-1-8,0-1-32,0 2-56,0-4-432,-2 4 432,2 0-8,-4 0-32,0 0-48,0-2-23,-1 1-89,5-3-232,-10 4 224,6-2-24,-8 0-24,9 2-8,-9-2-64,8 0-16,4-2-88,-13 0 56,7 4-24,-8-4 24,10 2-24,-11 0 16,11-2-24,4 0-24,-14 0 0,11 3 0,-13-3-16,10 2-8,-5 2-8,7-4-32,4 0 64,-12 0-136,6 0-88,3 2-168,-3-2-256,0 0-337,2 0-303,4 0 1288,-4 0-1576,2 0-177,0 0-95,2 0 40,-2-2 271,2 0-1439,0 2 2976,0 0 0</inkml:trace>
  <inkml:trace contextRef="#ctx0" brushRef="#br0" timeOffset="1">280 49 2160,'0'0'0,"-2"0"832,-1-4-160,-1 0-80,4 4-592,-4-3 545,0 3 31,0-2 24,0 0 8,0 2-16,1-2-80,3 2-512,0 0 480,-2 0-96,0 0-32,2 0-32,-2 0-31,0 2 23,2-2-312,0 4 376,0-1 16,0 1 24,0 6-8,0-6-64,0 9-16,0-13-328,0 12 272,0-1-24,0 3-56,0 1-40,4 1 24,-4-3 8,0-13-184,2 16 208,0 1-16,-2-2-56,3 3 16,-1-3-95,0 2 63,-2-17-120,4 14 96,-2 1 0,0-3 8,2 1-40,-2-1-8,2-1-24,-4-11-32,4 10 16,-1 2-16,7-9-8,-10 11 8,4-10 40,6 7-24,-10-11-16,0 4 16,3 0-16,9 0-32,-12-2 56,4 2-80,0 0-16,-4-4 72,4 1-64,5-1-120,-5 0-32,-2 0-145,2 0-239,8-1-168,-12 1 768,0-4-968,3 0-112,1-6-81,-2 6-55,2-9-32,8 7 16,-12 6 1232,0-13-1137,4 3 121,-2-2 168,0 1 296,-2-1-1240,0 12 1792</inkml:trace>
  <inkml:trace contextRef="#ctx0" brushRef="#br0" timeOffset="2">228 120 2376,'0'0'0,"-2"0"544,0 2-112,2-2-432,-2 4 328,0 8-8,1-12 24,1 4 49,0 7 103,0-9 8,0-2-504,0 4 504,0 6 0,0-7-136,0-1-8,3 2-24,-1 0-32,-2-4-304,0 4 312,4 0-32,-2-2-48,4 0-40,-2-2-40,0 3-15,-4-3-137,4 0 120,5 0-8,-7 0-16,10 0-8,-8-1-16,7-1-8,-11 2-64,4-4 48,10-2 16,-11 0-16,11-3-16,-2 5-48,-3 0-8,-9 4 24,12-14-48,-1 11 0,1-7 64,0 4-48,-1-7 8,3 3-32,-14 10 56,13-10-184,1-3-233,-1 1-295,3-1-400,-3-1-416,1 1-153,-14 13 1681,15-16-1432,-3 3-1184,-12 13 2616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6:35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1 344,'3'1'0,"-3"-1"224,2 0-16,-1 0 0,1 0-24,-2 2 8,0-2-192,6 17 208,-4-14 8,0 5 16,-2-6-32,1 4-16,1-3-48,-2-3-136,6 37 104,-6-30 8,0-1-24,3 3 8,-2-2-16,1 0 8,-2-7-88,8 47 96,-7-38 8,1 1 8,-2 1-8,2-1 0,-1 2 16,-1-12-120,5 61 112,-3-49 24,-2 0 8,0-1-32,0 2 0,1-1-24,-1 1-8,0-13-80,3 57 72,-3-44-8,0-1 9,0 0-33,0-2-8,0 0 0,0-10-32,-5 43 24,5-32 32,-1-2-16,-1 0 0,-1-1 16,1 0 8,2-8-64,-13 31 64,10-23-8,0 0 8,-4-1-24,5 0 0,2-7-40,-27 25 40,25-22-40,-5 6-8,5-7-64,-5 5-72,5-6-192,-5 2-385,7-3 721,-14 12-1104,8-12-336,-4 2-152,10-2 1592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6:35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29 119 376,'-3'11'0,"2"-8"120,0-1 0,0 6-16,0-5 0,-1-1-24,2-2-80,-6 25 72,5-24-8,0 6-32,0-6 0,0 2-24,1 3-8,0-6 0,0 8 16,0-6-32,0-1-8,0 1-32,0 0-16,0-1-40,0-1 112,3 0-136,-2 0-32,1 0-136,-1 0 72,-1 0 232</inkml:trace>
  <inkml:trace contextRef="#ctx0" brushRef="#br0" timeOffset="1">49 1 680,'-7'0'0,"7"0"328,-3 0 24,1 0-8,-1 0-40,1 0 0,2 0-304,-8 5 256,6-4-40,0 1-40,0 0-72,0-1-40,-1 1-48,3-2-16,-6 7-16,5-6-40,-2 1-56,2 0-72,1-1-136,0-1-224,0 0 544,-1 4-704,0-3-496,1-1 1200</inkml:trace>
  <inkml:trace contextRef="#ctx0" brushRef="#br0" timeOffset="2">176 69 400,'-1'5'0,"1"-5"152,0 0-16,0 2 8,-1 1-8,1-1 0,0-2-136,-2 16 128,2-14 0,0 6 0,-1-7 8,1 6 24,-1-5 8,1-2-168,-4 26 176,3-23-24,-1 5-32,1-6 0,0 7 0,1-6 0,0-3-120,-5 31 128,5-29-40,-1 7-16,0-7-40,-1 7 24,1-7-24,1-2-32,-2 21 16,1-20-16,0 2 16,0 3-32,1-4 48,0 0-24,0-2-8,2 8-40,-2-6-24,0 0-48,0-1-72,2 1-128,-1-2-184,-1 0 496,4 0-688,-2 0-632,-2 0 1320</inkml:trace>
  <inkml:trace contextRef="#ctx0" brushRef="#br0" timeOffset="3">354 132 312,'0'0'0,"0"0"152,0-1 16,0 1-168,-5-6 184,4 5 0,0 0-8,-1 0 0,0 0-16,0 0 8,2 1-168,-15-2 144,12 1 8,0 0-8,-4 0-16,6 1-8,-2 0-8,3 0-112,-15 3 104,9-3-16,3 0-24,0 2-8,1-1-24,-2 1 0,4-2-32,-15 12 16,13-9-8,-1-1 0,0 5-8,0-6 0,-4 2 0,7-3 0,-5 26 0,3-24 8,0 7-16,1-7 24,-1 6-8,1-5 16,1-3-24,-4 25 24,3-22-24,0 4 24,0-4-8,0 3 8,1-4-8,0-2-16,2 12 24,-2-10 0,0 0-8,0 5 16,2-7-8,0 2 8,-2-2-32,12 3 48,-11-3-16,2 2 16,-1-2-24,1 0 0,3 0-16,-6 0-8,17-8-8,-15 6 16,1 1-40,5-2 0,-6 1-32,6-1-24,-8 3 88,21-17-72,-14 13-24,-5 1 32,5-3-24,-5 3 8,7-4 8,-9 7 72,20-24-96,-13 17 24,-5 0-40,4 4 0,-3-5-48,4 2-72,-7 6 232,16-24-288,-10 15-56,-4 5 16,0-5 64,5 6 72,-6-5 72,-1 8 120,10-24-72,-7 15 24,-2 6 16,2-6 16,-2 6 0,1-4 8,-2 7 8,6-13-8,-4 7 0,-1 4 8,-1 0 0,0-1 0,0 3 0,0 0 0,0-3 16,0 2-8,0 1 8,0 0 0,0 0 0,0 0 0,0 0-16,-3 9 16,2-7 8,0-1 0,-1 2 8,1 4 0,0-4 8,1-3-40,-11 25 48,9-22 8,0 4 0,0-4 8,-1 5 8,1-6 16,2-2-88,-3 34 88,2-32 0,0 7 8,0-2-8,1-5 16,0 7 0,0-9-104,2 22 48,-2-14-24,0-5-16,0 5-24,2-6 32,0 7 0,-2-9-16,8 12 0,-7-6 0,1-4 0,0 0-16,-1 1 16,2-1 0,-3-2 0,19 11-8,-17-9-32,0 0-24,1 1-56,3-1-16,-4-1-72,-2-1 208,12 0-280,-10 0-304,-2 0 584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6:33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0 336,'-1'7'0,"1"-5"168,0-1-48,-1 2 0,0-1 8,0 1 8,1-3-136,-4 13 160,3-7 8,1-4-16,-2 1-8,1-1-24,0 0-8,1-2-112,-2 23 104,1-23-24,0 6 8,0-4-32,0 4 16,1-3-8,0-3-64,-4 21 56,4-20 8,-1 6-16,1-6 0,-1 2-16,0-1 0,1-2-32,-4 20 24,3-19-8,1 2 0,-1 3 0,0-4 0,0 1 0,1-3-16,-2 17 16,2-16-8,0 1 0,0 0 8,0 1-8,0-1-8,0-2 0,-1 12 0,1-10 0,-1 0 16,0 1-8,1-1 16,0 1-16,0-3-8,-1 7 8,1-6 0,-1 1-8,0-2 8,1 2-32,0-2 16,0 0 8,3-1-8,-3 1-32,2 0 8,-2 0-16,2-1-16,-1 0-24,-1 1 88,8-8-80,-6 6 0,0 0 8,0-1 24,0 1-24,-1-1 8,-1 3 64,12-12-88,-10 9-16,0 0-16,5 1-8,-7-2 0,2 2 32,-2 2 96,13-9-104,-7 6 16,-6 1 8,3 1 8,-1-1 8,1 1 24,-3 1 40,11-7-8,-9 6-8,1-1 16,-1 1-24,1 1-8,-1-1 32,-2 1 0,11-3-16,-8 3 8,-2-1 16,2 1-16,-1 0 24,1 0-8,-3 0-8,4 3-16,-2-3 16,-2 0-16,0 2-8,1 0 40,-1 0-16,0-2 0,1 11 24,1-8-8,-2-1-16,0 1 0,0-1 0,0 1 16,0-3-16,0 17 8,0-17 0,0 3-8,0 3-8,0-3 0,0-3 8,-1 16 8,0-16 0,1 3 0,0-1-8,0 0 24,-1 1-16,1-3-8,-1 10 8,1-8 8,-1 1-32,1-2 8,0 1 16,0 0-8,0-2 0,0 4-8,0-2-48,0-1-40,0-1-88,0 0-472,0 0 656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6:33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11 968,'0'0'0,"0"0"336,0 0-336,0-3 344,0 2 0,0 0 16,0 0 8,0 0-8,-1 1 0,1 0-360,-7-2 352,7 1-16,-1 1-40,-1 0-7,0 0-57,1 0 8,1 0-240,-11 4 224,8-4-8,2 1 0,-2 1-48,1-1-16,0 1 8,2-2-160,-16 11 88,13-8 64,0-1 24,0 1-40,-4 3 40,6-6-8,1 0-168,-12 23 112,9-21-16,1 0-16,-1 5-48,1-5 32,-1 5-24,3-7-40,-13 21 8,11-14 16,-1-4-8,0 5-32,0-6 48,0 7-40,3-9 8,-11 26 48,9-17-8,0-3-24,-1 1 32,1-5-32,0 9 16,2-11-32,-8 27 8,6-21-16,1-3-32,-1 6 24,1-7 32,1 5-16,0-7 0,2 11-40,-2-9 16,0 5-16,0-6-16,2 1 56,0 0-48,-2-2 48,14 2-72,-12-2 8,0 0-24,5 0 0,-5 0 16,0 0 0,-2 0 72,26-5-120,-25 4 24,7-1-32,-6 0-48,5 0-24,-5 0-96,-2 2 296,26-17-416,-24 14-88,5 0-121,-4 0-135,4 0-136,-5-4-72,-2 7 968,14-4-1920,-14 4 1920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6:32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 1 1048,'-2'1'0,"1"-1"360,-2 2 24,3-2-384,-15 13 384,12-10 0,0-1-32,-4 1-40,6-1-40,-2 5 16,3-7-288,-19 15 224,16-12-16,-3-1 8,3 6-40,-3-7 57,3 7 23,3-8-256,-23 24 272,21-16 8,-5-5 24,6 7-32,-3-8 16,-2 7-8,6-9-280,-18 27 240,12-17 8,3-4-16,-4 2-64,5-1-40,-2 0-24,4-7-104,-26 41 72,24-33-8,-6 1 32,5 0 8,-4 0-24,5 1-56,2-10-24,-13 43 56,9-34-40,1 0 24,0 0 80,1 1-88,-1 0 8,3-10-40,-7 45 32,5-35-96,1 0 48,0 0 16,-1 0 8,1-1 48,1-9-56,-4 41 24,2-31 0,1-2-40,1-1 8,0 1 0,-1 0 40,1-8-32,0 33 48,0-26-48,0 0 48,0 0-96,0-1 56,0 1-8,0-7 0,5 22-16,-4-13 24,1-7-8,0 6 24,-1-5-16,1 4-8,-2-7 0,7 20-8,-5-13 8,0-4-40,-1 5 64,1-6-16,0 4-56,-2-6 48,9 14-8,-8-7-16,2-6 0,-2 2 32,2 3-32,-1-4-48,-2-2 72,8 13-32,-5-10-16,-1 3 0,-1-4-24,1 0-16,-1 1-16,-1-3 104,10 16-96,-8-16 0,0 3-8,1-1-24,-1 1-48,-1-1-72,-1-2 248,5 9-376,-5-7-136,1 0-200,1-1-192,-2-1-145,0 2-127,0-2 1176,3 0-2408,-3 0 2408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4:48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30 3104,'0'0'0,"0"-1"392,0 0 16,0 0-8,0 1-400,0-1 377,0 0-1,0 0 8,0 0 32,0 1-16,0-1 0,0 1-400,0 0 352,2-1-72,-2 1 0,0 0-24,0 0 16,0 0-16,0 0-256,0 0 256,0 0-8,0-1-24,0 1 8,0 0 9,0 0 31,0 0-272,0 0 232,0 0-48,0-1-24,0 1 24,0 0-8,0 0-88,0 0-88,0-1 136,2 1-56,-2-1 88,0 0 112,0 0-40,-1 0-64,1 1-176,0 0 112,0-1-24,0 0-56,0 0 80,0 0-32,0 0-32,0 1-48,0-1 80,0 0-8,0 0-8,-1 0 72,1 0-120,0 0-8,0 1-8,0-1 24,-1 0-16,0 1 112,0 0-72,0 0-32,0 0-48,1 0 32,-2 0-40,0 0 32,0 0 56,-1 1 0,0 1-48,0 0 16,3-2-16,-3 3-48,-5 5 96,5-6-8,-5 1-56,5 0 8,0 5-72,3-8 80,-8 1-48,5 7 32,-5-5 40,5 6 16,-1-6-48,0 6 16,4-9-8,-4 3-48,0 7 88,1-7 8,-1 7-56,1-7-8,0 4-72,3-7 88,-3 2-88,1 6 48,0-5 0,0 5 0,1-6-24,1 1 40,0-3 24,0 7-72,0-5 32,0 1 8,0 6-40,0-7 8,3 1-24,-3-3 88,2 3-96,0 4 80,0-5-56,1 1 32,0 0 16,5 5-48,-8-8 72,2 2-16,0 1 8,1 5-24,0-8 16,0 3-8,5 4 8,-8-7 16,2 2 0,1 1 16,0 5-16,5-6 0,-6 1-8,1 5-24,-3-8 32,3 3 0,5 5 0,-8-5-8,3 6 8,0-6 8,-1 5-8,-2-8 0,2 3 16,0 7-16,-2-7 16,1 7 16,-1-7-16,0 6 0,0-9-16,0 3 32,0 6-16,0-6 8,-1 7-8,1-8 16,-1 6-8,1-8-24,-2 2 40,-1 1-8,1 5 16,0-8 0,-1 2-8,1 0 8,2-2-48,-3 2 40,0 0 8,1-2 0,-1 0 0,0 0-24,0 0-16,3 0-8,-2 0 8,-1 0-16,0 0 8,-1-2-32,1 0-16,0-1-40,3 3 88,-4-4-152,1-4-208,-1 5-304,0-5-376,1 6-369,-5-7-159,8 9 1568,-2-3-1456,-2-7 135,-4 6 393,5-5-1896,3 9 2824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4:47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0 255 3096,'0'0'0,"0"0"272,0 0 72,0 0-344,0 2 376,2-1-16,-2-1 25,0 2 15,2 0 40,-2 0 40,0-2-480,2 2 504,-2 0-16,0 0-48,2 1-56,-2-1-40,0 1-32,0-3-312,0 3 344,0 0-40,0 0-31,0-1-25,0 0-72,0 1 0,0-3-176,0 3 176,0 0-40,0 0-8,0 0-8,0 0-32,0 0-24,0-3-64,-1 3 96,1 0-16,-1-1-24,1 0 48,0-1-40,0-1-8,0 0-56,0 0 144,0 0-32,0 0 8,0 0 0,0-1-72,0 0 48,0 1-96,0-3 128,0 0-40,0-1-32,0-4-48,2 6-16,0-6 40,-2 8-32,2-3 80,0-4-72,0 4-16,0-6-8,1 5-8,-1-5 32,-2 9-8,2-3 32,1-6-32,0 6-40,-1-7 32,1 7 24,0-5-16,-3 8 0,8-3 40,-6-6-64,1 6-64,6-7 32,-7 7 40,0-4 80,-2 7-64,9-3 24,-7-5-24,6 5-112,-6-5-40,6 6 80,-6-1-24,-2 3 96,7-2-120,-5-1-8,1 0-88,0 0-8,0 1 8,5 0-48,-8 2 264,2-1-384,1 0-96,-1 0-209,0 1-143,1 0-144,0 0-136,-3 0 1112,3 0-1096,0 2 143,-1 0 297,0 0 256,0 0-1480,-2-2 1880</inkml:trace>
  <inkml:trace contextRef="#ctx0" brushRef="#br0" timeOffset="1">160 187 3040,'0'0'0,"0"0"296,0 2 56,0 0 64,0-1 48,0 1-39,0-2-425,0 2 432,0-2 24,0 2 0,0-2 64,0 2-32,0 0-80,0-2-408,0 2 344,0 0-40,0 0 16,0 0 48,0 0-15,0 0-65,0-2-288,0 2 216,0-2-40,0 2 32,0 0 0,0 0-16,0-2-24,0 0-168,0 2 80,0-2 40,0 1 40,0-1 24,0 2-24,1-2 0,-1 0-40,0 0-120,2 2 144,-2-2 48,2 0-16,-2 0-16,0 0-40,2 0-56,-2 0-64,0 0 56,2 0 24,0 0-64,-2 0 16,2 0-32,-2 2 0,0-2 0,0 0 16,0 0 40,0 2-48,2-2-8,-2 2 0,0-2-40,0 0 40,0 0 8,0 2 0,2-2-24,-2 0-32,0 2-32,0-2-24,0 0 104,0 0-120,0 2 24,0-2-128,0 0-128,0 0-176,2 0-304,-2 0 832,0 0-1112,0 0-417,2-1-255,-2-2 231,0 0-2135,0 3 3688</inkml:trace>
  <inkml:trace contextRef="#ctx0" brushRef="#br0" timeOffset="2">200 50 5017,'0'0'0,"0"-2"1144,0-2-296,0-6-88,-1 7 8,1-4 57,0 7-825,0-3 808,0 0-24,0-5-72,0 7-104,0-1-72,0-1-88,0 3-448,0-1 368,0-1-80,0 1-47,0 1-57,0 0-48,0 0-48,0 0-88,0 0 48,0 2 0,0 0-40,0 0 16,0 0-24,-1 1 0,1-3 0,0 3-24,-1 5-16,1-6-56,-1 5-80,1-5-96,-1 1-217,0 6-335,1-9 824,0 2-1296,0 1-744,0 0-577,0 5-2624,0-8 5241</inkml:trace>
  <inkml:trace contextRef="#ctx0" brushRef="#br0" timeOffset="3">308 61 4096,'0'0'0,"0"-1"1881,0 1-1881,0-1 968,0-2-208,0 1-80,0 1-48,0 0 73,0 0 15,0 1-720,0 0 656,0 0-96,0 0-120,0 0-112,0 0-64,0 2-40,0-2-224,0 3 216,-1 0-80,0 4-32,0-5-48,0 6 32,0-5-8,1-3-80,-1 10 64,0-7-32,0 9-80,0-3 16,1 0-16,-1-1 80,1-8-32,-1 9 0,0 0 0,-1 1 16,1 0-40,0 1 40,0-1 40,1-10-56,0 10-16,0-1 0,0 0-16,0-1-24,0-6 40,0 7 80,0-9-64,0 2-32,2 1-32,0 0 32,-2 0-56,2-1 120,0 0 8,-2-2-40,2 0-40,0 0-32,0 0-64,0 0-16,0 0 48,0-1-64,-2 1 168,2-3-264,0 0-152,0-5-120,0 6-136,0-6-128,0 6-169,-2 2 969,1-9-1248,1 5-184,0-6-56,-2 6-2249,0 4 3737</inkml:trace>
  <inkml:trace contextRef="#ctx0" brushRef="#br0" timeOffset="4">281 109 3800,'0'0'0,"0"0"512,0 0-512,0 2 481,0 0 95,0-2 136,2 2 128,-2 0 0,2 0-88,-2-2-752,2 0 664,0 2-63,0-2-49,0 2-88,0 0-48,1 0-120,-3-2-296,3 1 264,0-1 24,0 2-8,0 0-112,0-2-24,6 2-72,-9-2-72,2 0 8,0 0 136,6 0-48,-6 0-56,6 0-24,-5 0-80,-3 0 64,10-2-72,-8-1 80,7 1-88,-6-2-48,7 1-120,-7-1-184,-3 4 432,8-4-592,-5 0-240,6 1-441,-7-1-511,1 1-168,5 1-2449,-8 2 4401</inkml:trace>
  <inkml:trace contextRef="#ctx0" brushRef="#br0" timeOffset="5">425 124 4681,'0'0'0,"0"0"0,0 0 1048,0 0-160,0 0-32,2-1-24,-2 0 8,2 0-7,-2 1-833,0-2 744,2 0-56,0 1-96,0-1-112,0-1-72,0 1-64,-2 2-344,2-3 304,0 0-8,0 0-39,0 1-41,1-1-48,-1 1-32,-2 2-136,2-3 80,0 0-32,1 0-16,0 0-32,0 0 16,-1 0-32,-2 3 16,3-2 0,-1-1-8,0 1-56,0 0-8,-2 1-40,0 0-24,0 1 136,0-1-184,0 1-25,0 0-31,0 0-16,-1 0 0,-2 0 0,3 0 256,-3 2-256,0 0 24,0 1 0,-1 0 48,1 5-8,0-6 8,3-2 184,-4 3-120,-4 7-16,5-7 8,0 6 48,-5-6-32,6 8 32,2-11 80,-3 3-16,0 6-8,-1-6-16,0 7 32,0-7-32,1 7 24,3-10 16,-3 2 0,0 7-32,1-6 0,1 6-24,0-7 8,1 1 40,0-3 8,0 3-16,0-1 8,0 1-32,2 0-8,1-1 8,0 0 32,-3-2 8,3 0-16,5 0-16,-6 0-32,1 0-48,5 0 0,-6 0-16,-2 0 128,9-1-96,-6-2-104,8 0-64,-8 0-129,6 1-263,0-1-192,-9 3 848,8-4-1104,-1 0-192,1 0 127,0 0-2119,-8 4 3288</inkml:trace>
  <inkml:trace contextRef="#ctx0" brushRef="#br0" timeOffset="6">614 49 3096,'0'0'0,"0"-3"376,0-1 56,0-6 72,2 8 17,-2-2-25,0 4-496,0-4 504,0 0-56,0 1-40,-1 0-24,0 2 16,0-1-72,1 2-328,-2-1 272,0 0 0,-1 0-56,0 1 32,0 0 16,0 0 1,3 0-265,-3 0 232,1 0-40,0 0-64,-1 0-8,1 0 40,0 2 0,2-2-160,-3 2 104,0 0 0,1-2-40,0 2 40,-1 1 8,1 0-56,-1 0-8,3-3-48,-2 7-8,0-5 16,-1 1 32,1 5 0,0-6-104,0 1 48,2-3 16,0 9-40,-1-7 16,-1 5 72,2-4-32,0 0-72,0 6-24,0-9 80,0 2-64,2 1-40,0 0 88,1 4-40,-1-7-40,1 2-8,-3-2 104,8 3-152,-6 0 96,7-1 32,-6 0-32,5 0 24,-6 0-48,-2-2 80,8 2-72,-5 0 152,5 0-56,-5 0-24,4 0 0,-5 0-96,-2-2 96,3 3-48,6-1 56,-7 1 32,6 5-16,-6-6-16,-1 1-8,-1-3 0,3 8-16,0-6 64,0 1-16,0 5 16,-1-6-8,0 1 8,-2-3-48,0 9 88,2-7 80,-2 1-8,0 0 32,0 0 48,0 4-32,0-7-208,-1 2 312,-1 1 24,-1 0-40,0 6-40,0-7-32,0 1-80,3-3-144,-3 3 136,0 4-32,-5-5-32,5 0-24,-5 1-16,5 0-32,3-3 0,-8 3-24,4 0-56,-6 0-88,2-1-224,-1 1-464,1-1-512,8-2 1368,-9 1-1849,-2 1-175,1 0 240,-2 0-2009,12-2 3793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4:45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50 3088,'0'0'0,"-1"0"208,0 0 8,-1 0 72,2 0-288,-1 0 288,0 0-24,-1 0-8,1 0-55,0 0-9,-1 0 16,2 0-208,-1 2 200,0 0-16,-1 1 0,1 0-40,-1 0-8,0 0 32,2-3-168,-2 8 120,0-7 0,1 2-40,1 6-32,-1-7 56,1 7 24,0-9-128,0 3 144,0 6 24,0-6 32,0 7 8,0-7 0,0 6 40,0-9-248,3 3 160,-1 6-40,-2-6 8,2 6-40,-2-6 80,2 5-48,-2-8-120,2 2 120,0 0 0,-1 1 0,1 0 48,0-1 9,0 0-57,-2-2-120,2 2 112,1-2-32,0 0 0,5 0 80,-6 0 0,1-1-32,-3 1-128,3-3 104,5 0-96,-6 0 32,1-4 40,0 4-8,6-1-56,-9 4-16,3-9 0,5 6-64,-6-6 56,6 6 16,-5-5 0,5 5-64,-8 3 56,2-8-88,6 5 0,-8-5 16,2 6 88,1-2-40,0-4-56,-3 8 80,3-1-136,0-2 0,-1 0-8,-2 0 72,2 1-56,-2 0-16,0 2 144,2-2-97,0 1-7,-2 0 64,0 0-16,0 1-48,0 0-40,0 0 144,0 0-152,0 2 8,0 0 48,0 1-24,0 0 24,2 6 8,-2-9 88,2 2-80,-2 6 48,2-6 0,0 6 48,0-5-64,0 7 8,-2-10 40,3 3-40,-1 6 0,0-7 72,0 7-32,0-7 0,1 1-24,-3-3 24,3 9-16,0-7 88,0 0-24,0 0 0,0 0 0,-1-1-32,-2-1-16,3 0 72,0 0 72,0 0 8,0 0-24,0 0 16,0-1-48,-3 1-96,8-3 112,-8 0 80,3-1-64,0-4 1,4 5-33,-5-6-72,-2 9-24,3-3 64,0-7 24,6 6-48,-7-7 0,1 7-16,0-6-32,-3 10 8,2-4 24,1-7 40,0 7-56,0-6 8,5 6-8,-8-5-48,0 9 40,3-4 16,0-5-16,-1 6-8,0-4 16,0 4 0,-2 0-16,0 3 8,2-4 0,-1 0-8,-1 1 0,2-1-24,-2 1 8,0 1-8,0 2 32,0-2-48,0 1 16,0 0-32,0 0-24,0 0-32,0 0-33,0 1 153,2-1-184,-2 1-64,2 0-56,-2 0-120,2 0-160,-2 0-104,0 0 688,2 2-728,0 0 16,0 0 88,-2 0 63,2-1 73,0 2 104,-2-3 384,2 3-280,0 0-2176,-2-3 2456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4:44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15 175 3696,'0'0'0,"-1"-1"488,-2 0-224,3 1-264,-2-2 233,-1 0 39,2 0 72,0 1 56,0 0 24,0-1 16,1 2-440,-1-2 432,1 2-8,0-2-32,0 0-16,0 0-48,0-1-24,0 3-304,0-2 296,2-1-23,0 0-1,0-1-8,0 0-40,1-3-16,-3 7-208,8-2 160,-6-6-32,1 5-8,7-5-32,-7 5-16,5-6-8,-8 9-64,3-2 48,8-6-16,-3 5-8,-1-5 0,1 4-24,0-3 0,-8 7 0,9-4-16,0-4 8,1 5 0,0-5 0,0 5 0,-1-5-24,-9 8 32,10-3-32,0-5-8,0 5 0,1 0 0,0 0-8,-1 0-16,-10 3 64,10-3-48,-1 1 0,-2 1 0,1 0-8,-5 1 0,8 0-16,-11 0 72,3 0-40,7 0-8,-7 2-16,5 1 8,-6 0-24,6 6 48,-8-9 32,0 2-48,3 6-16,0-5 16,-1 6-32,-1-6 8,-1 9 56,0-12 16,0 3 0,0 8-40,0-8 16,0 9-24,0-9 0,-1 7 56,1-10-8,-2 8 48,-1-5-32,0 8-16,0-8 0,0 6 24,0-6 56,3-3-80,-4 8 64,0-5-32,0 6-48,-3-7-24,5 5 80,-6-5 64,8-2-104,-3 3 56,-5 0-16,5 5-40,-4-8-32,3 3 80,-7 0-24,11-3-24,-4 3 56,-6 0-16,7 0-56,-8-2 24,7 1 8,-8 0 16,12-2-32,-3 2-16,-6-2 48,6 2-80,-5-2 32,5 2 40,-5-2-16,8 0-8,-1 0-16,-1 0-40,1 0 0,-1 0-16,1-1 16,-1 1 40,2 0 16,-1 0-120,1-1-80,0 1-209,0 0-247,0 0-288,0 0-384,0 0 1328,2 0-1352,0 0-2537,-2 0 3889</inkml:trace>
  <inkml:trace contextRef="#ctx0" brushRef="#br0" timeOffset="1">393 284 3256,'0'0'0,"0"0"0,0 0 304,0-2 48,0-1 24,-1 1 17,0 0 31,0 1-8,1 1-416,-2-1 408,-1 0 0,0 0-72,0 0-16,0 0-32,0 1-48,3 0-240,-3 0 248,0 0 0,0 0-80,0 0-24,-1 0-24,1 0-72,3 0-48,-3 2 56,-1 1-16,1 0-24,0 0-16,0 0 8,-1 0 0,4-3-8,-3 8 40,-1-6-8,1 7 0,-1-6-8,0 8-32,1-8 8,3-3 0,-3 11 0,0-3 0,0 0-8,0-1 0,3 1 0,-1 0-16,1-8 24,-2 8-8,1-5-8,1 9 0,-1-4 0,1 1 0,0-1 8,0-8 8,0 2-8,0 9 0,0-8 0,2 5 0,0-6 0,-1 1-8,-1-3 16,2 7 0,0-7-8,1 2 16,-1 0 8,1-2 0,0 0 8,-3 0-24,3 0 24,0 0 16,5 0 0,-6-1 8,0-2-16,0 1-16,-2 2-16,3-3 16,0-1 0,5-4 8,-6 5 0,1-6-24,5 2-40,-8 7 40,2-4-72,0-7-40,6 7-56,-6-7-24,1 8 16,6-6-16,-9 9 192,2-4-184,6-5-24,-7 6-8,1-1 32,0 1 40,0 0 40,-2 3 104,2-2-40,-2 0-16,2 1 0,-2 0 8,2 0-56,-2 1 24,0 0 80,0 0-80,0 0-16,0 0 8,0 0 0,0 2 8,0 1 16,0-3 64,0 3-24,0 0 0,0-1 8,0 6 0,0-6-8,0 0 32,0-2-8,0 3 24,0 5-24,0-5-16,2 5-16,-2-6 64,0-2-32,0 3 40,0 5-32,0-6 0,2 1-24,-2 5-32,2-6 88,-2-2-40,0 2 56,0 1-40,2 0 16,-2 0-56,2 0-24,-2-1-56,0-2 104,2 0-480,0 0-345,0 0-2727,-2 0 3552</inkml:trace>
  <inkml:trace contextRef="#ctx0" brushRef="#br0" timeOffset="2">505 358 3152,'0'0'0,"0"0"200,0 0 40,0 2 56,0-2-296,0 2 312,0 1-64,0-1 25,0 1-49,0 0 32,-1 0 24,1-3-280,0 3 240,0 0 0,-1 0-16,0 0 8,1-1 32,0 6 40,0-8-304,0 2 264,0 1-16,0 0 0,-1 0 24,0 5 32,1-8-24,0 0-280,-1 3 272,0-2-56,1 2 24,-1-1 41,0 0 39,1 0-24,0-2-16,0 0-280,0 2 264,0-2 48,0 0 16,0 0-64,0-1-48,0-1-96,0 2-120,0-3 120,0 0 88,0 1-72,0-6 32,1 5-96,1-6-112,-2 9 40,2-4 16,0-5-16,0 5 104,0-7-56,1 3-16,0 0-32,-3 8 0,3-8-64,0 0 112,0-1 64,0 1-112,0-1 0,5 1-80,-8 8 80,2-8-128,1 4 120,5-5-8,-6 6 16,1-7-16,4 7-32,-7 3 48,2-4-64,0 0 64,1 1-8,0 0-104,0 1-64,-1 0-96,-2 2 272,3-1-384,0 0-16,0 0-160,0 1-216,-1 0-273,1 0-367,-3 0 1416,2 0-1704,1 0-2689,-3 0 4393</inkml:trace>
  <inkml:trace contextRef="#ctx0" brushRef="#br0" timeOffset="3">611 356 3720,'0'0'0,"-1"0"488,1 0-488,0 0 489,0 2 55,0 0 80,0-2 96,0 0 56,0 0 16,0 0-792,0 0 712,0 0-47,0 0-73,0 0-56,2-1-56,0 0-24,-2 1-456,3-2 400,0 1-56,0-2-24,0 0-48,-1 0-56,1 0-32,-3 3-184,8-8 152,-6 5-48,1-1-24,5-4-40,-6 5 0,1-6-16,-3 9-24,8-3-24,-6-6-8,6 6 8,-6 0 0,1-6 32,5 6 8,-6-5-16,-2 8 0,1-3 0,1 0-32,0 0 0,0 0-24,0 0 8,-2 3 48,0-3-72,0 1-8,2 1-8,-2 0-8,0 1-8,0 0-40,0 0 144,0 0-136,0 0-24,-1 0 8,0 2 16,-1 0-8,0 1 16,2-3 128,-2 7-120,0-5 16,-2 6 8,0-5 24,0 6 24,0-6 48,4-3 0,-4 9 8,0-6 16,0 8 8,1-8-32,1 8 0,-1-8-8,3-3 8,-3 11 56,0-8-56,0 7 8,1-7 16,1 4-64,0-5 64,1-2-24,-1 8 48,0-6-24,0 1 0,1 0 8,0 0-16,0 0 24,0-3-40,0 3 120,0-2-56,0 1 8,2-2-8,-2 0-48,2 0 48,-2 0-64,3 0 64,-1 0-32,1 0-16,0 0-16,4 0-24,-7-1 64,0 1-40,8-1 40,-6-2-72,6 0-8,-6 0-72,7 0-40,-8 0 8,-1 3 144,9-4-256,-7 0-176,7-4-192,-6 6-280,6-6-257,-8 5-279,-1 3 1440,8-4-1568,-6 0 263,6-5-2175,-8 9 3480</inkml:trace>
  <inkml:trace contextRef="#ctx0" brushRef="#br0" timeOffset="4">787 272 3144,'0'0'0,"0"0"0,0 0 264,2-1 128,-1-2 32,1 2 41,0 0 151,0 0-16,-2 1-600,2-1 568,0 0-16,-2 0-128,2 1-24,0 0 0,-2 0-40,0 0-360,2 0 344,-2 2-56,0 1-23,0 0 47,0 0-48,0 6-8,0-9-256,0 2 224,0 1-72,-1 5 32,0-5 40,0 6 40,0-6-32,1-3-232,-3 9 224,2-6-80,-1 5 8,1-5 72,0 5-24,0-6-104,1-2-96,-1 3 40,-1 6-24,1-8-16,1 2 168,-1 0-112,0 5 8,1-8-64,0 0 40,-1 2-40,1 0 88,0 0 16,0-2 16,0 0-96,0 0-24,0 0 24,0 0 16,0 0-24,0 0 96,2-1-80,-1 0-64,-1 1 32,2-3-16,0 0 0,0-5 48,0 5 8,1-4-40,0 4-56,-3 3 56,3-10-32,0 6 32,0-7-40,5 2 56,-7 0-32,1 0-88,-2 9 104,8-8-24,-8 0 16,8 0 48,-6 4-48,1-6-24,5 6-48,-8 4 80,2-10-104,0 6 128,6-6-48,-6 7-16,1-5 8,0 5-56,-3 3 88,3-8-40,5 6 32,-6-1-56,0 0-8,1 0-8,-1 1-40,-2 2 120,2 0-72,1 0 32,-1 0-80,0 0 8,0 1 8,-2 2-40,0-3 144,0 8-64,2-6 96,-2 7-48,0-7-8,0 6 0,0-5-64,0-3 88,0 11-32,0-3 16,0 0 16,0-1-24,0 1 16,0-5 0,0-3 8,-1 11-8,0-4 8,0-4 8,0 9 0,0-4-16,0-5 24,1-3-16,0 11 24,-1-8-24,0 6 40,1-6-56,0 5 8,0-6 16,0-2-8,0 2 0,0 6 24,0-8-32,0 3 8,0-1-24,0 0 8,0-2 16,2 0-8,0 0-24,-2 0 0,2 0-16,0 0-56,1-2-40,-3 2 144,2-3-232,1-1-104,0 0-80,0-4-88,4 5-48,-5-6-33,-2 9 585,3-4-624,0-5-40,5 6-16,-6-8 40,6 3 48,-7 0 80,-1 8 512,8-7-465,-6-2 65,6 0 64,-5 0 104,5 0 56,-6-1 72,-2 10 104,8-10-72,-5 2 40,6-1 24,-7-1 24,6 2 24,-5 1 32,-3 7-72,2-9 112,7 5 24,-7-7 32,0 8 48,1-5 56,0 5 48,-3 3-320,3-9 385,0 6 47,0-1 40,-1 0 40,1 1 48,-1 1 48,-2 2-608,2-1 600,-2 0-48,0 1-40,0 0-71,0 0-57,0 2-16,0-2-368,-1 1 376,0 2-96,-1 6-32,-1-7-24,1 8-56,-1-7 8,3-3-176,-3 12 184,0-3-24,-1 1-24,1 0 0,-1 1-8,0 1 8,4-12-136,-4 10 208,1 1-64,-1 1-8,0-2 8,1 2-80,0-1 136,3-11-200,-3 9 128,1 2 0,1 0-23,0-2-81,0 1 48,0-2 0,1-8-72,-1 3 128,1 6-72,0-6-24,0 0-24,0 0-40,2 0 96,-2-3-64,3 2 64,-1 0-24,0-2-24,0 0-40,1-1 32,0 0 24,-3 1-32,8-4 32,-7-4-72,2 6-48,5-7-48,-6 5-64,1-7 39,-3 11 161,10-8-184,-7-1-200,4 0-88,-4-1-208,5 2-176,-6-2-88,-2 10 944,3-9-1064,0 0-121,0 1-39,0-1 48,0 1 48,-2 0 271,-1 8 857,0-7-3008,0 7 3008</inkml:trace>
  <inkml:trace contextRef="#ctx0" brushRef="#br0" timeOffset="5">1031 180 1696,'0'0'0,"0"0"0,-3 0 1992,-1 0-1472,0 0 89,1 2 15,0 0 120,0-2 96,3 0-840,-2 2 808,1-2-56,0 2-104,0-2-95,1 2-17,0-2 24,0 0-560,0 2 536,0-2-24,2 2-8,0-2-104,1 0-40,0 0-104,-3 0-256,2 0 192,1 0 0,6 0-24,-7 0 81,1 0-17,6 0-56,-9 0-176,2 0 128,5-1-80,-4 0 32,8-1 16,-8 1 8,8-1-88,-9 0-48,-2 2 32,9-1-80,-6-1 40,5 1 48,-5 0-16,5 0-88,-6 0-120,-2 1 216,3-1-328,6 1-233,-7 0-263,6 0-480,-6 0-832,1 0-529,-3 0 2665,3 2-5273,-3-2 5273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4:41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40 3280,'0'0'0,"-1"-1"312,1 1-312,-1-2 368,0 0 56,0-1 1,0 1 31,0 0 96,0 0-32,1 2-520,-1-2 472,0 1-24,0-1-80,0 0 32,0 1 48,0 0-80,1 1-368,-1-1 384,0 0-63,0-1 15,0 1 64,0-1-48,0 1 0,1 1-352,-1-1 336,1 0 0,-1 0 32,0 0 0,0 0-40,0 0-72,1 1-256,0-1 208,0 0-56,0 0-8,0 1 0,0 0-96,0 0-8,0 0-40,0 0-16,2 0-24,0 2 80,-1 0-32,1 1 32,0 6-40,1-7-48,-3-2 48,3 10-8,0-1 8,0 1 16,5-1-24,-8 4-16,7-1-40,-7-12 64,2 12-24,1 2 48,0-1-64,0 3 0,0 0-40,5 1-40,-8-17 120,2 16-96,0 2-24,1-1 8,0 1-96,-1 0-104,1-1-88,-3-17 400,3 15-592,0 0-48,-1-3-40,0 0 48,0-2 95,0-3 73,-2-7 464,0 3-392,0 6-80,2-7-288,-2 1-440,0-1-9,0 0-2391,0-2 3600,0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6:30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69 2032,'0'0'0,"0"-2"304,0-2 40,0-1-8,0 1 8,0 4-344,0-6 344,0 2 8,0 0 32,4 1 9,-4-1-1,0 0 16,0 4-408,0-4 440,0 0 40,0 0 56,0 2 48,0-1 16,2 1-8,-2 2-592,0-2 609,0 2-41,0-2-48,0 0-40,0 2-24,0-2-56,0 2-400,0 0 376,0-2-56,0 2-56,0 0-48,0 0-48,0 0 0,0 0-16,0 0-152,2 4 168,-2-2-16,4 0-24,-2 2-31,-1 1-33,3 7-16,-4-12-48,2 2 64,0 9-40,2 1 16,0-3-16,7 3-24,-9-1 0,-2-11 0,4 14 8,8 1 16,-8 1-24,7-1 8,-7 0-8,5 1 0,-9-16 0,4 17 0,8 2 8,-10-1-16,9 1 8,-7 0 0,8-2-32,-12-17 32,4 20-8,7 1 8,-7-2 8,6 0 16,-7 0-8,9-1 0,-12-18-16,4 19-16,7-2 16,-9 2 0,10-1-8,-10 1 40,7 0-32,-9-19 0,4 17 8,-2 3 8,2-1-32,0-2 40,0 2-16,-1-1 8,-3-18-16,2 13 40,0 4-16,2-5-8,-4 3 48,2-1-8,-2-14-56,0 11 56,0 1 8,0-8 32,0 11 0,0-11 64,-2 9 72,2-13-232,-2 2 264,-2 12 48,1-13 32,-1 3 0,-2 8 24,-4-8-24,10-4-344,-4 2 328,-7 1-16,7 1-48,-9-2-24,3 2-39,0-4-33,10 0-168,-13 0 208,1 0-48,1 0-24,-1 0 0,3-2-48,-5 0 0,14 2-88,-13-4 112,-1 1-48,3-1-40,-1-6-40,1 6-8,-1 0 24,12 4 0,-9-11 72,-3 7-48,1-6-24,5 7 0,-8-11-72,10 10 8,4 4 64,-15-11 24,11 5-56,-7-7-32,7 3 0,-8-2-120,10 3-16,2 9 200,-3-12-264,-1 3-153,2 5-159,0-10-200,0 9-240,0-7-200,2 12 1216,0-6-1529,0-7-343,0 9-256,0-9-161,0 1 153,4 2 487,-4 10 1649,2-5-3024,-2 5 3024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4:40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 4104,'0'0'0,"0"-1"625,0 1-625,0-1 640,2-2-8,0 0 8,1 1 40,0-1-40,0 1-64,-3 2-576,3-1 576,0-1-175,0 1-97,4 1-72,-5 0-120,1 0-24,-3 0-88,3 0 136,5 0-56,-6 2-16,1 1 0,6 0-72,-8 5 56,-1-8-48,3 2 72,7 1-40,-7-1 0,7 6-32,-3-8-40,1 3 96,-8-3-56,8 3 32,0 0-16,0 5 16,0-8-32,1 2 72,0 0 16,-9-2-88,9 2 72,0-2-40,-1 1-64,0 1 0,0-2 8,0 2 8,-8-2 16,10 2-8,-1 0-48,-7 0 0,11-2 0,-5 2 8,-5 0-16,-3-2 64,11 2-112,-8 0-160,8 1-368,-8 0-793,8 0-567,-10 0-2825,-1-3 4825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4:40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833 0 3072,'0'0'0,"-4"3"96,-5 0 32,0 7 64,1-8 72,8-2-264,-8 3 280,1 6 8,-1-8 0,0 7-31,4-6-1,-6 7-16,10-9-240,-2 2 232,-7 7 32,5-7 24,-6 0 72,2 1 24,5 5 40,3-8-424,-10 2 408,6 0-16,-5 1-32,5 0 16,-5 0-24,5 0-31,4-3-321,-9 3 280,5-1-72,-5 0-8,7 1-24,-7 0-16,5 0 8,4-3-168,-9 2 168,6 1-16,-6 0 16,5 0-24,-6 5 8,6-7-32,4-1-120,-11 2 120,8 1 0,-7 0-16,6 0 8,-5 0-24,5 5 8,4-8-96,-8 0 64,4 3 8,-6 0 8,7 0-32,-8-1 0,9 1-8,2-3-40,-10 8 40,6-8-16,-6 3 0,2 0-8,5 5 0,-8-6 8,11-2-24,-9 3 0,1 4 16,0-5-24,-3 7 8,1-6 8,-1 6-16,11-9 8,-12 3 0,1 6 0,1-6 0,-1 7 8,-1-7 0,1 7-8,11-10 0,-12 3-8,1 8 0,1-8 16,-1 8-8,0-8 24,1 7-24,10-10 0,-10 3 0,0 6 0,2-6-16,-1 6 16,0-6 0,1 5 0,8-8 0,-3 3 24,-8 6-24,7-7 0,-5 5-8,5-4-32,-5 5 8,9-8 32,-3 2 16,-6 1-32,5 6 16,-5-7 16,2 1-72,4 5 88,3-8-32,-9 2 24,6 6 8,-1-6 32,-5 6-40,8-6-8,-2 1 0,3-3-16,-4 7 40,-4-5-40,6 0 8,-2 1-32,-4 0-32,5 5 96,3-8-40,-2 0 16,-6 3-8,6 4-8,-1-5-48,-5 1 48,6 0 24,2-3-24,-4 3 56,1 0-72,-1 5-8,1-8-16,0 3 24,0 0 72,3-3-56,-3 7 48,0-7-48,1 3-32,-1 0-16,1 0 24,1 0 48,1-3-24,-2 2-8,0 1 8,0-1-40,0 0 0,0 0 64,0 0 40,2-2-64,-2 2 40,0 0-8,0-1-64,1 1 0,0-2 40,-1 2 56,2-2-64,-2 0 8,1 2-24,-1-2-16,1 2 32,0-2-8,0 0 48,1 0-40,-1 2-16,0-2-32,-1 0 56,1 0-16,1 0 96,0 0 0,0 0-88,-1 0 24,0 0-8,1 0-48,-1 0-32,1 0 128,0 0-88,0 0 24,-1 0-16,0 0 24,1 0-16,0 0 80,-1 0 24,1 0-96,-1 0-32,0 0 16,1 0-88,0 0 136,0 0-8,0 0-56,0 0 32,-1 0 0,1-1-48,-1 1 48,1 0 48,0 0 40,0 0-48,0 0-40,0-1-8,0 1 16,0-1-40,0 0 24,0 0 0,0 0-16,0 1 24,0-1-40,0-1 40,0 0 16,2-1 0,0 0-24,1 0 24,-3 3-16,2-8 0,1 5 56,6-6-16,-7 5-80,6-5 48,-5 5-40,-3 4 32,8-12-8,-5 5 56,8-2 8,-8-1-48,9 1-16,-5-1 24,-7 10-16,8-11-104,0 0 80,1 2 0,-2-1-32,2-1 32,-1 1-8,-8 10 32,3-12-48,8 0 16,-3 0-56,1 0-32,0-1-40,-1 1-80,-8 12 240,9-12-232,-1 1-64,1-1-8,-1 1-56,0 1-56,0-1-112,-8 11 528,8-9-664,-1-1-209,1 3-239,0-2-152,0 1 40,-5 4-585,-3 4 1809,9-10-2728,-9 10 2728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4:01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77 137 5017,'0'0'0,"-1"0"640,-1 0-168,2 0-472,-2 0 520,1 0-48,-1 2 8,1 1-32,0 0-136,-1 0-24,2-3-288,-3 7 224,1-4-88,-1 7-32,0-7-80,0 7-40,1-2 32,2-8-16,-3 8 24,0 1 72,0 1 41,0-2 55,0 2 40,0-1 96,3-9-328,-3 9 304,2 1-56,-2-1-8,1 1-112,-1-1 0,0 1 80,3-10-208,-3 11 176,1-3-16,1 1 16,0-6-48,0 6 64,-1-6 16,2-3-208,-1 8 168,1-6 0,0 1-88,0 0 32,-1-2 8,0 1 8,1-2-128,-1 2 128,0-2-64,1 0-24,0 2-24,2-2 80,-2 0 16,0 0-112,0 0 72,2 0-32,-1-2-88,2 0 0,0-1 16,5 0 8,-8 3 24,2-8-40,1 5-40,5-6-8,-5 6-8,5-6 8,-5 1 16,-3 8 72,9-3-136,-6-8-8,8 7 16,-4-5 8,-4 6 72,7-6 8,-10 9 40,8-3-64,-6-5 16,7 6-16,-6-2 40,6 0 32,-7 0-8,-2 4 0,9-3 16,-6 1-16,5 0 8,-7 1 80,2 0-72,0 1 8,-3 0-24,3 0-8,0 0-16,0 0 32,-1 1 8,-2 1-8,0 1-16,0-3 8,0 3 16,0 6 24,0-6 88,0 6 40,0-6-64,-1 7-16,1-10-88,-3 3 56,0 7-8,1-2 24,-1-1-32,1 1-8,-1 0-64,3-8 32,-1 7 0,-1-4 16,1 8 40,0-8-48,0 6-24,0-7-8,1-2 24,0 8-88,-1-6 40,1 1-32,0 4-128,0-7-200,0 2-544,0-2 952,2 2-1520,1 0-289,0-2-151,-1 0 359,1-1-2063,-3 1 3664</inkml:trace>
  <inkml:trace contextRef="#ctx0" brushRef="#br0" timeOffset="1">260 272 5409,'0'0'0,"0"0"1112,0 0-208,0-1-224,0 1-104,2 0-64,-2 0-512,0 0 465,0 0-57,0 2-40,0 0-24,0 0-8,-1 1-32,1-3-304,-1 3 280,1 4-32,-1-5-8,-1 1-40,0 6-16,0-6-32,2-3-152,-2 7 120,0-5 0,-1 6-16,2-6-16,-1 1-40,1 0 8,1-3-56,-1 3 48,1-2-16,0-1 0,0 0-16,2 0-32,0 0-72,1 0-88,-3 0 176,8 0-344,-6-3-216,6-6-432,-5 5-224,9-6-241,-9 1-151,-3 9 1608,11-11-1560,-8 2-2577,-3 9 4137</inkml:trace>
  <inkml:trace contextRef="#ctx0" brushRef="#br0" timeOffset="2">365 128 3944,'0'0'0,"0"0"0,0-7 1241,0-3-25,-1-1-24,0 1-80,0 1-207,-1 2-201,2 7-704,-1-3 552,-1-6-112,0 6-88,0 1-112,0-1-48,0 2-56,2 1-136,-3-1 80,0 1-48,1 0-32,-1 0-24,0 3-16,0-1-8,3-2 48,-3 10-56,-1-8-24,0 8-8,1-8-24,-1 10-104,1-9-168,3-3 384,-3 11-864,2-8-921,0 9-4248,1-12 6033</inkml:trace>
  <inkml:trace contextRef="#ctx0" brushRef="#br0" timeOffset="3">480 87 5785,'0'0'0,"0"-2"784,0 2-784,0-3 520,3 0-184,0-1-16,4 1 48,-7 0 32,2 0 16,-2 3-416,2-2 441,0 1-65,0-1-56,0 1 0,0 1 32,-2 0-48,0 0-304,0 0 368,0 0-56,0 2-72,0 0 64,-1 6-56,-2-5 32,3-3-280,-3 9 216,-1-1 0,1 1-40,0 0-40,-6 2 192,6-1-79,3-10-249,-7 12 256,4-2 16,-1 1-128,-5 0 104,6 1 80,-6 0-32,9-12-296,-4 13 312,0 0-56,-4-1-80,6-1 8,0 1-48,-1-2-40,3-10-96,-3 10 64,1-1-8,1 0 40,0-1-40,1-5-40,0 6-56,0-9 40,0 2-112,3 1-24,-1 5-24,1-8-80,4 2-112,-5-2-256,-2 0 608,3 0-1088,7 0-625,-8 0-631,6-1-513,-5-1-2784,-3 2 5641</inkml:trace>
  <inkml:trace contextRef="#ctx0" brushRef="#br0" timeOffset="4">602 229 3872,'0'0'0,"0"0"1641,0 0-633,2 0-160,0-1-56,-2 1-792,2-1 832,-1 0-39,-1 0-33,2 0-16,0-1-8,1 0-24,-3 2-712,2-2 704,0-1-31,-2 0-49,2 0-48,0 0-32,0-5-80,-2 8-464,0-2 448,2 0-72,-2-2-24,0 1-32,0 0-64,0 0-40,0 3-216,0-4 192,0 1-32,-1 1-63,0 0-17,-2 0-32,0 0-24,3 2-24,-3-3 16,0 1-8,-1 0-8,-3 1-8,4 0-32,-5 1 8,8 0 32,-3 0-64,-5 0-9,5 2 17,-7 0-16,7 6 24,-5-6-16,8-2 64,-4 7-48,-5-4 24,5 9 0,-4-5 0,5 2 16,-6 0-32,9-9 40,-3 7-32,0 2 32,0 0-48,-1-2 32,1 1 8,0 0-56,3-8 64,-3 7-24,2-4 0,0 9 0,1-10 16,0 9-8,0-9-8,0-2 24,0 3-48,3 0 8,0-1-24,5 0-32,-5-2 40,4 0-16,-7 0 72,3 0-56,8 0 16,-4-2-24,1-1 0,1-1 8,-2-5 0,-7 9 56,10-3-56,0-5-8,0 4 24,1-7-24,0 4 8,0-2-16,-11 9 72,10-9-40,0 1-8,0-2 0,1 0 8,-1-2-24,0 1 0,-10 11 64,10-11-56,-1 0 8,0 0 0,-1 0 40,0-1-8,0 2 0,-8 10 16,7-12-24,-4 1 8,8 1 0,-8-1-32,5 1-24,-6-1-40,-2 11 112,3-10-128,5 0 0,-8 1 16,3 0 40,0 5 0,0-5 32,-3 9 40,1-2 0,1-1-48,0 0-24,-2 2 16,0 0-80,-1 1 40,1 0 96,-1 0-56,-1 0-16,1 3 16,0 0 24,-2 5 0,1-5 72,2-3-40,-2 9 0,0-6 24,1 7 0,0-2-8,0 1 64,-2-2 64,3-7-144,-2 10 224,-1-2-80,1 2 16,1 0-64,-1-1 8,0 2 16,2-11-120,-1 9 88,-1 1-16,1 0-120,0 0 64,0-1-16,0-1 40,1-8-40,0 9 72,0-1-48,0-1-24,3-4-48,-1 7 56,1-7 48,-3-3-56,3 7-8,4-5-80,-5 6-136,6-6-144,-6 5 32,6-5-56,-8-2 392,3 3-616,6 5-441,-6-6-735,7 1-769,-2 5-3856,-8-8 6417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3:59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25 2584,'0'0'0,"0"-1"2040,0-1-1183,0-1-113,0 0-80,0 1-72,0 2-592,-1-2 536,1 0 32,0 0-32,-1 0-63,0 1-25,1 0-64,0 1-384,-1-1 336,0 1-16,0-1-80,-1 0 8,-1 1-32,1 0-48,2 0-168,-3 0 192,0 0-64,0 2-24,-4 0 0,5 6-24,-2-6-8,4-2-72,-9 8 64,6-5-8,-5 7-16,5-2-24,-6-1 8,5 1-48,4-8 24,-8 8-8,0-1 24,5 2-24,-5 0 8,5-1 0,-5 3-48,8-11 48,-3 9-8,-1 2-24,0-1 8,2-1 0,-1 0-8,0 0-8,3-9 40,-1 9-16,0 0 0,1-2-24,0 1 24,0-5-24,2 6 8,-2-9 32,2 1-8,1 2-8,5 0 0,-6-1 8,7 0 8,-6 0 0,-3-2 0,9 0 0,-1 0 24,-5 0-24,9 0-16,-9-1 8,10 0-24,-13 1 32,8-3-56,1-1-24,0-3-72,2 4-160,-1-5-320,0 5-344,-10 3 976,11-10-1185,0 6-127,1-7-64,0 4 72,1-1-2553,-13 8 3857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3:59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 4336,'0'0'0,"0"0"0,0 0 881,-2 0-129,-1 0-256,0 0-96,0 0-80,3 0-320,-4 0 160,1 2-96,1 1-56,-1-2-80,-1 2 16,0 6-16,4-9 72,-3 3-184,0 6-200,0-6-376,2 7-1641,0-7-599,1-3 3000</inkml:trace>
  <inkml:trace contextRef="#ctx0" brushRef="#br0" timeOffset="1">142 147 4128,'0'0'0,"-1"2"961,1-2-961,0 3 832,-3 0-88,1 6-48,-1-7-64,0 5-48,0-4-32,3-3-552,-3 8 481,0-5-9,0 4-96,-1-5 8,1 6-128,-1-5-56,4-3-200,-4 8 168,0-5-104,-3 5 48,5-6-40,-1 7 16,0-7-8,3-2-80,-3 7 64,0-5 24,0 1 0,1 0-8,1 0-8,-1 0 0,2-3-72,-2 2 48,1-1 64,0-1-24,1 0 32,-1 0 0,1 0-32,0 0 24,0 0-112,0 0 48,0-1-8,0 1 0,0-3-16,2 0-16,0 0-8,-2 3 0,2-3 0,0-5-32,1 5 16,5-6-40,-6 6-32,7-7 8,-9 10 80,2-3-112,9-8 16,-3 7-24,0-6-24,0 2 0,1 4-16,-9 4 160,9-10-120,0 6-8,0-7 0,0 8 56,1-5 16,-2 5-8,-8 3 64,8-8-24,0 6-8,-5-1 8,7 0-8,-7 2-16,4 0-24,-7 1 72,2 0-96,0 0-16,1 2 32,-1-1-24,0 7 32,0-6 16,-2-2 56,0 8-64,0-5 24,2 5-8,-2-5 24,0 7 8,0-3-8,0-7 24,0 3-16,-1 8 0,0-4-16,0-4 24,0 8-8,1-3 16,0-8 0,0 2-16,0 9-24,0-8 16,0 7-48,0-7-72,2 7-168,-2-10 312,3 2-793,-1 6-583,1-6-552,0 1-2601,-3-3 4529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3:58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0 6225,'0'0'0,"0"0"0,-1 0 1040,1 0-336,0 0-64,0 0-32,0 0-39,0 0-33,0 0-536,0 0 512,0 2-32,-1 0-72,0 0-80,0 0-88,0 1-88,1-3-152,-1 3 104,0 4-40,0-4-32,-1 6-24,0-6 0,0 7-16,2-10 8,-2 3 0,0 9 0,1-4-16,-2 0-16,1 0-8,-1 1 8,3-9 32,-3 10-24,1-2-40,0 0-32,1 0-72,-1-5-72,1 5-80,1-8 320,0 2-464,0 0-336,0 0-433,0-2-263,3 0-104,0 0 87,-3 0 1513,3-3-3592,-3 3 3592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3:58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117 118 1792,'0'0'0,"0"0"0,-1-1 496,0-2-24,-2 0-88,0 0-16,-1 0-24,1 0 8,3 3-352,-4-2 336,1 0-55,-1 0-49,-5 0-56,6 1-56,0 0 24,3 1-144,-7 0 128,4 0-16,-1 0 8,0 0-32,0 0-8,-3 2-24,7-2-56,-2 3 48,-2 0-8,0 0-40,-4 5 16,5-7-32,1 2 48,2-3-32,-4 8 24,1-6-8,0 6 16,0-6-32,0 6 8,2-5-8,1-3 0,-2 9 16,1-7 0,0 8-8,0-2 0,0-1-8,1-4 8,0-3-8,0 11-16,0-8 16,0 6 0,0-6 0,0 5 16,2-6 8,-2-2-24,2 7-8,1-5 16,0 1 16,0 0 0,7-1 32,-8 1-8,-2-3-48,10 2 40,-7-2-8,7 0 40,-7 0-48,9-1 64,-4-1-40,-8 2-48,8-3 32,0 0 48,-5 0-32,6-4 64,-6 5-48,7-6-8,-10 8-56,3-3 32,6-4-24,-6 4 64,5-5-32,-5 5 24,4-6-32,-7 9-32,2-3 24,1-7 8,0 7-16,0-5 48,-1 6-8,0-2-16,-2 4-40,2-4 32,-2 0-8,0 0 8,0 1 16,0 1 0,0-1 8,0 3-56,-1-3 0,0 0 16,-2 2 0,0-1 0,0 1-40,0 0-24,3 1 48,-4-1-96,1 1-48,1 0 8,-2 0-144,1 0-120,-1 0-312,4 0 712,-4 2-1136,1 0-249,0 0-1575,3-2 2960</inkml:trace>
  <inkml:trace contextRef="#ctx0" brushRef="#br0" timeOffset="1">268 105 1448,'0'0'0,"-1"0"248,-2 0 16,0 0-16,3 0-248,-3 0 248,1 0-8,-1 0 0,1 0-8,1 0-24,-2 0-24,3 0-184,-1 2 144,-1 0-16,0 0-32,1-1-24,0 2 0,-1 0-16,2-3-56,-1 3 72,-1 5 24,1-6 8,0 5 32,-1-4 33,0 6 15,2-9-184,-2 3 232,0 7 32,0-2 24,-1-5 0,1 8 8,-1-8 8,3-3-304,-2 10 304,1-8 16,-1 5-8,0-5-32,1 6-24,-1-6-32,2-2-224,-1 3 184,0 0-24,0-1-16,0 0 8,0 0-16,0 0 0,1-2-136,-1 2 104,1-2 17,0 2-1,-1-2 0,1 0 0,0 0-24,0 0-96,0 0 72,0-1-32,0 0-24,0-1 0,2-1-8,0 0-8,-2 3 0,2-4-32,0-5-8,0 6-16,1-5-40,4 4-40,-5-6-72,-2 10 208,8-8-297,-6 0-143,5 0-160,-4 0-144,5 1-128,-5 3 32,-3 4 840,9-11-776,-6 8 103,6-7 153,-7 6 88,6-4 104,-5 5 80,-3 3 248,9-9-192,-7 6 56,6-1 56,-6 1 32,0 0 40,7 0 16,-9 3-8,2-2 48,1 1 8,0 0 8,0 1 8,-1 0-24,1 0-8,-3 0-40,2 2 40,0 1-8,-2 0 8,2 6 16,-2-7 8,0 7 16,0-9-80,0 3 120,0 5 16,0-5 16,-1 7 0,0-7 16,1 6-24,0-9-144,-1 3 136,0 7-16,0-8-40,0 7-8,0-1-8,0-5-32,1-3-32,-1 10 40,0-7-16,1 0-16,0 6 8,0-9-24,0 2 24,0-2-16,0 8-16,0-8-16,0 2-56,0 0-168,0 0-280,0 0-224,0-2 760,2 0-2328,-2 0 2328</inkml:trace>
  <inkml:trace contextRef="#ctx0" brushRef="#br0" timeOffset="2">547 20 1976,'0'0'0,"0"-1"464,0-1 104,0 2-568,0-3 600,0 0-16,0 0-15,-2 0 7,0 1 0,-1 1-48,3 1-528,-3-1 512,1 0-88,-1 1-80,-5 0-72,5 0-64,-1 0-32,4 0-176,-8 0 136,4 2 8,-6 0-32,7 1-48,-7 0 0,7 5-32,3-8-32,-10 1-8,8 2 24,-7 5 0,5-5-24,-4 5 0,6-6 8,2-2 0,-9 9-40,6-7 32,-1 7-8,-3-8-8,4 8 16,0-7-16,-1 7-8,4-9 32,-3 2-16,0 5 0,0-5-8,2 1-8,0 5 0,0-6-32,1-2 64,0 3-64,0-1 0,0 1-8,2-1 16,0 0-8,0 0 16,-2-2 48,8 2-56,-6-2-24,5 0 16,-5 0 8,6 0 8,-5 0 16,-3 0 32,9 0-40,-6 0 0,8 0 16,-8 0-16,8 0 24,-8 0 8,-3 0 8,11 0-16,-8 0 24,6 0 16,-6 0-16,5 0-8,-6 2 8,-2-2-8,3 2-8,4 0 32,-5 0-8,0 0 0,0 1 16,1 0-24,-3-3-8,2 3 48,-2 0 8,2 0 32,-2 0 8,0 0 0,0-1 16,0-2-112,0 3 120,-1 0 8,0 0 16,-2 0-8,1 5 16,-1-8 16,3 0-168,-3 3 193,-1 4 31,-3-7 16,4 2 8,-1 0-8,-4 0-32,8-2-208,-3 3 184,-5-1-32,5 0-48,-5 0-16,5-2-40,-4 2-16,7-2-32,-3 1 0,-5-1 0,5 2 0,-1-2-16,-4 0-8,5 2-16,3-2 40,-3 0-64,0 2-64,0-2-40,0 0-88,1 2-112,2-2 368,-3 0-488,0 0-193,1 2-255,1-2-304,0 0-320,0 2-105,1-2 1665,0 0-3072,0 0 3072</inkml:trace>
  <inkml:trace contextRef="#ctx0" brushRef="#br0" timeOffset="3">643 81 3064,'0'0'0,"-1"0"904,1-1-87,-1-1-89,1 0-72,-1 1-8,1 1-648,0-1 552,-1 0-32,0 0-56,0 0-64,0 0-64,0 1-47,1 0-289,-2 0 232,0 0-48,1 0-40,-1 2-24,0 0-40,0 0-8,2-2-72,-2 2 40,0 1 8,0 0-8,0 4 0,0-5 8,1 1 0,1-3-48,-1 9 32,-1-6-8,1 4-8,0-4 0,0 7 8,1-8 0,0-2-24,-1 8 24,1-5-16,0 6 0,0-7 16,0 6 24,0-6 0,0-2-48,0 3 48,2 0 0,1-1 8,0 0 32,0 0-8,5-2 0,-8 0-80,2 0 56,5 0-16,-5 0 40,6-1-64,-6 0 72,6-1-64,-8 2-24,2-2 0,6-1 40,-5 0-40,5-1 8,-6 1 0,7-1 8,-9 4-16,2-8 0,7 5 16,-7-1-8,6-4 32,-6 5-40,7-6-8,-9 9 8,2-3-8,1-6-24,-1 5 24,6-6 0,-6 7-24,0-7 24,-2 10 8,3-4-48,-1-5 8,0 7-32,0-7-72,-1 6-120,-1-5-160,0 8 424,0-2-568,0-1-185,0-1-103,0 1-136,-1 0-120,-1 0-96,2 3 1208,-2-1-1313,-1 0-1799,3 1 3112</inkml:trace>
  <inkml:trace contextRef="#ctx0" brushRef="#br0" timeOffset="4">837 71 1936,'0'0'0,"0"0"0,0-1 264,0 0-8,0 0-8,0 1 8,0-1 40,2 1 56,-2 0-352,0 0 424,0 0 40,0 0 25,0 0-17,0 0-48,0 0-40,0 0-3041,0 0 5666,0 0-2697,0 0-8,-1 0-16,0 2-16,-1 0-24,2-2-248,-2 0 224,1 2-16,0 0 8,0-2-16,-1 2-16,1 1 0,1-3-184,-1 3 169,-1 0-9,1-1-8,0 1-8,0 0-8,0 5 8,1-8-144,-1 0 152,0 3 8,0 4-24,0-5 16,-1 1-32,0 6-16,2-9-104,-2 2 112,-1 5-24,1-5 16,1 6-8,-1-6 8,1 1 0,1-3-104,-2 7 96,0-7-16,0 3 8,1 0-8,0 0 8,0 0-16,1-3-72,-1 2 112,0-2-8,1 0 32,0 0-16,0 0-8,0 0-16,0 0-96,0 0 40,0-2 32,0-1-24,2 0-16,-1 0 8,1 0-8,-2 3-32,2-8 8,0 5 24,1-1-24,0-4-8,5 6-8,-6-6-8,-2 8 16,2-3-40,6-6 16,-6 7-16,1-7 0,0 6 16,5-6-56,-8 9 80,2-2-48,1-6 8,5 5-32,-6-1 32,1 0-16,4-3-16,-7 7 72,2-1-72,1-2-24,0 0 24,0 1-48,-1 0 0,1 1 0,-3 1 120,2-1-128,0 0 16,-1 0 8,1 1-24,0 0 16,0 0 16,-2 0 96,0 0-112,2 0 40,-2 2-8,0 0 16,0 0 0,0 1 16,0-3 48,0 3-16,0 4 0,0-5 40,-1 0-16,0 1-16,0 5 32,1-8-24,-1 0 40,0 3 16,0 4 40,0-5-8,0 0 32,0 1-16,1-3-104,0 3 112,-1 0-8,0-1-16,0 0 16,0 0-16,0-2-8,1 0-80,0 0 136,0 2-8,0-2-8,0 0 8,0 0-64,2 0-24,-2 0-40,0-1 32,3-1-40,-2-1-8,2-1 16,0 0-8,0-4 16,-3 8-8,8-2-8,-6-2-8,5-4-16,-5 5-40,1 0 48,5-4-8,-8 7 32,2-3-32,1 0 16,4-1-24,-5 0 0,1 0 8,5 1 8,-8 3 24,2-3-8,0-1 8,1 1 8,6 0-16,-7 0 8,1 0-24,-3 3 24,3-1-40,-1 0 32,0 0-48,-1 1 24,1 0-40,-2 0-16,0 0 88,0 2-40,2 1-40,-2 0 72,2 0-16,-2 0 8,0 5 8,0-8 8,0 2 0,0 1-8,0 6 0,0-7 32,0 6-24,0-6 24,0-2-24,-1 9 8,0-6-16,1 5 24,-1-6 8,0 7 24,1-6 32,0-3-80,-1 3 88,1 4 32,0-5-24,0 1-32,0 0 24,0 0-16,0-3-72,0 3 104,0 0 0,0 0-24,0-1 8,2-1-16,0-1 16,-2 0-88,2 0 112,0 2 0,0-2 0,1 0-16,0 0-32,0 0-16,-3 0-48,9 0 56,-7 0 0,7-1-56,-6-1 48,6-1-32,-6 0-16,-3 3 0,11-3 64,-9 0-56,8-1 24,-7 1-8,7 0 8,-8-5-24,-2 8-8,10-3 32,-7-1-16,8-4-16,-8 5 32,8-1-32,-4-4 16,-7 8-16,3-3 16,8-1-8,-8-3 8,6 4-8,-7-1-8,6-4 8,-8 8-8,2-1 0,1-1-8,0-1 8,0 0-8,-1 1 8,0 0 8,-2 2-8,0-1 0,2 0 0,-2 0 0,0 0-24,0 0 24,-1 0-24,1 1 24,-1 0-32,-2 0 0,1 0-8,-1 0 8,-1 0-8,0 2 8,4-2 32,-4 2-24,1 1 0,-1-1 8,2 1-8,-1 0 8,-1-1 16,4-2 0,-3 3-24,0 0 16,1 5 0,-1-6-24,1 1 40,0 0-16,2-3 8,-1 7-16,0-7 16,-1 3-8,1 5 32,0-6-40,0 1 40,1-3-24,-1 2 24,0 1-16,1 5 8,0-8 0,0 3-16,0-1-16,0-2 16,2 2 24,0 0-24,0 0 8,0-1 16,-1 1-24,1 0 8,-2-2-8,3 2-8,5-2-16,-8 2 8,3-2-8,5 0-8,-6 0-40,-2 0 72,8 0-96,-6 0-72,7 0-72,-7 0-112,7-2-184,-9 2 536,3-2-896,8-1-416,-3 1-233,-5-1-143,9 0 72,-10 0 255,-2 3 1361,9-3-3048,-9 3 3048</inkml:trace>
  <inkml:trace contextRef="#ctx0" brushRef="#br0" timeOffset="5">1276 64 2640,'0'0'0,"0"0"440,0 0 0,0 0-16,0 0-424,0 0 336,0 2-16,-1 0-31,0 0-25,0 0 8,-1 0-24,2-2-248,-2 3 256,1 0 0,-1 5-24,1-7 0,0 7-48,-1-6-40,2-2-144,-2 8 128,0-5-40,1 4-16,-1-4 24,1 6 24,0-6 32,1-3-152,-2 7 224,0-5 64,1 1 40,0 0 40,0 0-16,0 0 17,1-3-369,0 2 344,0 0-8,0-2 8,0 0-8,0 0 24,0 0 0,0 0-360,0 0 304,0 0-40,0-2-40,2 0-40,0-1-40,0-1-24,-2 4-120,2-4 120,0 0-16,1-3-8,4 4 8,-5-5-32,1 5-32,-3 3-40,8-8 48,-6 5-24,0-7 8,7 6 0,-7-4-16,7 5 0,-9 3-16,2-8 24,7 5 0,-6-4 0,8 4-8,-10-6 0,9 6-16,-10 3 0,3-4 16,7 1 8,-8-5-24,10 5 16,-4-1-24,-1 0-32,-7 4 40,8-4-32,1 1-40,-2-1-8,1 1-48,0 0-88,-6 1-160,-2 2 376,10-1-744,-7 0-552,6 1-873,-7 0-455,6 0-2137,-8 0 4761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3:55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3 2008,'0'0'0,"-1"0"512,1 0-512,-1 0 392,-1-1-24,0 0 24,-1 1-56,1 0-24,-1 0-56,3 0-256,-2 0 201,-1 0-41,0 0-56,0 2 8,0-1-48,-1 1 0,4-2-64,-3 3 40,-5 0-8,6 0 56,-1 0-48,-5 0 32,7 4 0,1-7-72,-4 2 32,0 1 80,0 5 8,-4-6 24,5 5 40,0-5-16,3-2-168,-4 8 184,-4-5-8,5 7 8,-4-8-8,4 8-56,0-7-16,3-3-104,-8 9 56,6-1-8,-1 0-24,0 0-16,1 1 0,-1 1-16,0-2 8,3-8 0,-3 9 0,1-6-8,1 7 8,0-7-8,1 5 16,0-6-8,0-2 0,0 3 8,2 4 0,0-7-8,1 3 24,0-1 0,5 0 16,-8-2-40,2 0 72,7 0-24,-6 0 24,8 0 0,-2 0-8,0 0-16,-9 0-48,8-1 32,0 0 0,0-1-16,-1 0 0,-4 0-16,9 1-48,-12 1 48,2-1-104,9 0-184,-3 1-496,-5-1-784,8 1-329,-8-1-1127,-3 1 3024,0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3:49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18 179 2944,'0'0'0,"-1"2"1360,-1-2-551,2 0-809,-2 1 608,1 2-88,-1 0-32,1 0-88,0 0-8,0-1-32,1-2-360,-2 8 336,1-6 8,0 1-32,0 6-24,0-7-31,1 6-17,0-8-240,-1 3 200,1 6 8,0-6 8,0 8 16,0-9-8,0 10 0,0-12-224,0 7 192,0-4-32,0 7 24,0-7-24,0 5 32,2-5 16,-2 5-32,0-8-176,2 2 208,1 0-40,-1 6 0,1-8-24,-1 3-16,0-1-16,-2-2-112,3 2 80,0-2 80,0 0-40,4 0 16,-5-1-16,1-1-24,-3 2-96,7-3 128,-5-1-87,6-4 7,-6 5-16,5-5-32,-5 6 56,-2 2-56,7-9 16,-5 5 40,6-6-24,-6 3 0,5-1 0,-5 1-24,-2 7-8,3-8 48,0 1 24,4-2-64,-7 5 8,2-4-8,-2 5-48,0 3 40,2-7 8,-2 4-32,0-1 16,0-3 0,0 5-48,0-1 0,0 3 56,-1-3-104,0 0-40,-1 1-65,0-2-71,-1 1-152,2 2-136,1 1 568,-3-1-736,0 0-136,1 1-88,0 0-73,-1 0-119,2 0-128,1 0 1280,-3 2-1304,1 0 63,0 0-2023,2-2 3264</inkml:trace>
  <inkml:trace contextRef="#ctx0" brushRef="#br0" timeOffset="1">256 177 4705,'0'0'0,"0"0"0,0-2 1064,3-6-168,0 6-56,-1-7-80,1 7-80,0-1-39,-3 3-641,2-7 568,-2 6-64,0-2-64,0 0-40,0 2-56,0 0-56,0 1-288,-1-2 256,-1 1-80,-1 0-24,1 1-64,-1 0-16,-1 0-24,4 0-48,-8 0 16,6 0 8,-1 0-8,-5 2 0,6 0-8,-1 0-8,3-2 0,-4 3-24,-4 0 16,7 0 0,-3 0 0,-4-1 8,6 6-24,2-8 24,-2 2 24,-1 1-48,0-1 8,0 1 0,1 6-32,1-7 16,1-2 32,0 2-40,0 1 16,0 5-32,0-6 8,1-1 32,2 2-48,-3-3 64,3 3-8,5 0-24,-6-1 8,1 0-16,6 0-24,-7-1 40,-2-1 24,8 2-32,-6 0 32,6-2-8,-5 2-8,4 0 8,-4-2 0,-3 0 8,9 2 0,-6 0-16,5-1-8,-6 1 8,5 0-24,-4 0 56,-3-2-16,3 2-16,5 1 8,-6 0-24,0 4 0,1-5 32,0 1-8,-3-3 8,3 3 16,-1 4 0,1-5-32,0 1 16,-1 0 0,0-1 0,-2-2 0,2 3 0,-2 0 16,0 0 0,0 0 8,0-1 8,0 1 0,0-3-32,-1 3 24,-1 0 0,-1 0 16,0-1-8,0 1 32,-4 0 80,7-3-144,-3 3 104,-5 0 48,5 0-32,-6-1-40,6 6 40,-7-8-56,10 0-64,-7 3 72,-2-1-8,2 1-8,-1 0 32,1 0-64,-1-1-8,8-2-16,-3 2-16,-7 0 0,7-1 32,-5 1 16,5-2-16,-4 0 0,7 0-16,-3 0-72,0 0-72,0 0-88,1 0-168,1 0-240,0 0-320,1 0 960,-1 0-1232,1-1-321,0-1-247,2 2-8,1-2-2057,-3 2 3865</inkml:trace>
  <inkml:trace contextRef="#ctx0" brushRef="#br0" timeOffset="2">511 49 4336,'0'0'0,"0"-1"1137,0 0 39,0 1-1176,0-3 984,0 0-160,0 1-88,0 1-55,0 0-89,-1 0-72,1 1-520,-3 0 432,0 0-128,-1 0-40,1 2-40,-1 0-32,1 0 40,3-2-232,-7 3 184,6 5-32,-2-6-16,-1 6-40,1-6 0,1 8-24,2-10-72,-3 2 56,0 7 0,0-6-16,0 6 8,1-1-16,-1-1-8,3-7-24,-3 8 48,0 0-24,0 1 24,0 1 8,2 0-24,-2-1 8,3-9-40,-3 11 40,1-1 0,0 0 24,0 1-23,0-1-9,2 0-16,0-10-16,-1 10 8,0-2 0,1 0-16,0 0 16,0-5-16,2 7 0,-2-10 8,1 3 0,2 0-16,0 0 8,0-2-57,4 1 1,-5-2-24,-2 0 88,8 0-128,-6 0 16,6 0-72,-6-1-16,5-2-104,-5-1-128,-2 4 432,8-9-600,-5 7-224,4-7-120,-5 2-73,6 3-63,-6-6-16,-2 10 1096,3-8-1168,5 1-73,-7-2-2335,-1 9 3576</inkml:trace>
  <inkml:trace contextRef="#ctx0" brushRef="#br0" timeOffset="3">420 91 4857,'0'0'0,"0"0"0,-2 0 904,-1 0-248,0 0-136,1 1 0,-1 1 24,2-2 32,1 0-576,-1 2 560,1 0-7,0 0-65,0 0-56,0 0-56,0-2-48,0 0-328,3 2 296,0-1-24,-1 1-40,6 0-8,-6 0-56,1 0 8,-3-2-176,9 2 160,-6-2-48,7 2-32,-2-2-32,-1 2-16,1-2 40,-8 0-72,8 1 56,0-1 40,3 0-8,-1 0 24,1 0-16,1 0-16,-12 0-80,13 0 56,-1-1-24,0-1 0,-1 0-56,2-1 16,0 1 8,-13 2 0,14-3-40,1 1-120,0-1-112,0 0-384,-1 0-528,1 0-248,-15 3 1432,13-3-1921,1 1-191,1 0-2465,-15 2 4577</inkml:trace>
  <inkml:trace contextRef="#ctx0" brushRef="#br0" timeOffset="4">771 231 3080,'0'0'0,"2"-1"872,0-1-103,-2 2-769,2-3 832,0 1 16,1-1-136,-2 0-32,2 0-48,0 0-32,-3 3-600,3-3 705,0 0-57,-1-1 64,0 0-88,1 1-64,0 0-56,-3 3-504,3-4 416,4 1 24,-5 0-15,1 1-49,4-1-56,-5 0-64,-2 3-256,3-4 208,5 1-16,-6 1 8,6-1-24,-5 0-40,5 0-24,-5 0-48,-3 3-64,9-2 40,-6-1-8,6 0-24,-6 0 24,6 0-32,-6 1 16,-3 2-16,8-3 24,-6 0-24,5 0 0,-5 0 8,6 1-8,-6-1 0,-2 3 0,2-2 8,1 1-24,0-1-24,0 1 24,-1 0-40,-2 1 8,0 0 48,0 0-56,0 0-56,-1 0 24,-2 0-24,0 2 0,-4 0 16,7-2 96,-3 2-88,-1 1 24,-4-1-16,5 7 56,-6-7-8,6 1 0,3-3 32,-9 8-24,5-6-8,-5 7 0,5-6 8,-5 6-8,5-6 0,4-3 32,-8 10-16,4-8-8,-3 9-8,4-4 16,-1 1 8,0-1-16,4-7 24,-3 8-8,1-1-32,-1 1 8,2-1 8,0-4 16,0 7-8,1-10 16,-1 3-8,1 5 0,0-5 16,0 0-32,2 0 40,0 4-32,-2-7 16,3 0-8,-1 2 16,1 1-16,0-1 16,6-2 8,-9 0-16,2 2 0,7-2 8,-6 0-16,6 0-8,-2 0 0,-4-1-8,-3 1 24,12-2-32,-4 0 0,-1-1-32,2 0-24,0-5-48,2 5-128,-11 3 264,10-7-409,0 4-183,1-6-232,1 5-168,-1-6-168,0 3-97,-11 7 1257,12-4-1296,-1-6-32,1 6 32,-1-5 295,-1 1-2135,-10 8 3136</inkml:trace>
  <inkml:trace contextRef="#ctx0" brushRef="#br0" timeOffset="5">1151 123 2344,'0'0'0,"0"-1"1784,2-1-967,1-6 71,-1 6-40,-2 2-848,2-3 840,0 1-104,-2-1-120,0-1-7,2 1-73,-2 0 40,0 3-576,0-1 552,0-1-56,0 0-88,0 1-72,0 0-40,-1 0-64,1 1-232,-1-1 256,0 1-72,-1 0-48,-1 0-16,0 0-88,1 2 72,2-2-104,-8 2 40,6 0 8,-2 1-48,-3 4-56,4-5 64,-5 5 24,8-7-32,-3 3 48,-6 6-32,7-2-16,-6-4-40,5 8 64,-4-3-48,7-8 24,-3 7 24,-4 2-16,4 0-72,-6 0 56,6 1 24,-6-1 16,9-9-32,-3 10 16,-5 0-16,5-1-80,-4 1 24,4 0 72,-5-1-24,8-9 8,-2 9 0,0-2-32,0-4-32,-1 6 24,1-7 40,1 1 24,1-3-24,-1 7 0,0-5-16,1 0 0,-1 1 16,1-1 0,-1-2-24,1 0 24,0 0-40,0 0-72,0-1-152,0-2-32,2 0-200,-2-4-24,0 7 520,2-3-552,0-5-64,0 5 48,0-8-96,0 4-41,-1-1-95,-1 8 800,2-10-856,0 2-40,0-2 64,0 1 23,0 1 153,0-2 184,-2 10 472,2-9-320,-2 0-280,1 0-1472,-1 9 2072</inkml:trace>
  <inkml:trace contextRef="#ctx0" brushRef="#br0" timeOffset="6">1046 121 2152,'0'0'0,"0"-2"1224,0 2-1224,0-4 360,2-4 184,-2 6 97,1-1 47,1 0 32,0 0-72,-2 3-648,0-1 568,2 0-16,-2 0-72,2 0-144,-2 1 8,0 0-47,0 0-297,2 0 288,-2 2 120,0 1-80,2 0-48,-2 0-8,2 4-80,-2-7-192,1 2 208,-1 1 80,3 4-56,-1-4 16,0 6 8,0-6-32,-2-3-224,2 9 256,1-6-8,-1 7 40,1-7-48,-1 7 1,0-2-17,-2-8-224,2 2 160,1 10-16,-1-5-88,1-4 0,0 9-16,0-9-32,-3-3-8,2 10 32,5-2-8,-5-5-48,1 7 8,0-7-16,-1 7-48,-2-10 80,2 3-96,6 5-104,-8-6-104,3 1-177,-1 0-327,1-1-384,-3-2 1192,3 1-1512,5 1-385,-8 0-279,1-2-2449,-1 0 4625</inkml:trace>
  <inkml:trace contextRef="#ctx0" brushRef="#br0" timeOffset="7">1274 176 2896,'0'0'0,"-1"0"1056,1 0-1056,-1 2 616,0-2 1,1 0-25,0 0-64,-1 2-32,1-2-72,0 0-424,0 0 392,0 1 8,0-1-24,0 0-8,0 0 0,0 0-7,0 0-361,2 0 352,0 0-16,0 0-8,0 0 8,1 0 16,0 0 16,-3 0-368,2-2 376,1 0-16,0-1-16,5 1-24,-8-1-8,2 1 0,-2 2-312,9-2 296,-7-2 1,5 1-57,-4-4-24,5 4-32,-5 0-48,-3 3-136,9-8 160,-7 5-56,7-6-48,-6 6-16,6 0-40,-6-1 32,-3 4-32,7-3 24,-5-1 0,1 2-8,-1-1 0,1 0-16,-1 2 56,-2 1-56,0-1 72,0 0-56,0 1-32,0 0-40,-1 0 0,-2 0 80,3 0-24,-3 0 0,-4 2-8,4 1-16,-5 0-16,4-1 16,-6 6 80,10-8-56,-4 2-32,-6 6 16,3-5 0,-1 6-56,0-7 96,-1 9 24,9-11-48,-7 2-24,-1 10 24,1-10-24,3 10-40,-6-5 176,6 1-80,4-8-32,-8 8 16,4 0-16,0-1-96,-3 2 40,4-2 112,-1 1-88,4-8 32,-7 8-8,5-1 16,0 1-56,0-5 128,-1 7 0,1-7-8,2-3-72,-1 3 0,0 5-32,1-8 0,0 3 56,2 0-8,0 0 32,-2-3-48,2 1 24,1 1-48,4-2 64,-5 0 0,1 0 0,5 0 8,-8 0-48,3 0-16,7 0-40,-8-1-8,9-1 40,-4-1-8,1 1-64,-8 2 96,2-3-232,11 0-216,-6 0-168,2 1-305,-1-1-247,1-1-152,-9 4 1320,9-7-1433,0 4-175,1-1-136,2-4-393,-1 5-1055,-11 3 3192</inkml:trace>
  <inkml:trace contextRef="#ctx0" brushRef="#br0" timeOffset="8">1541 152 3600,'0'0'0,"-1"0"632,0-1 65,1-1-33,0 2-664,-1-3 640,1 0-40,-1 0-8,1 0-16,0 1-32,0 2-544,0-3 488,0-1-47,0 0-33,0 1-64,0 0 0,0 0-32,0 3-312,0-3 264,0 0 48,0 1-16,-1 1 32,1-1-8,-1 1 0,1 1-320,-2-1 304,-1 0-48,0 1-24,0 0-56,1 0-32,-1 0-24,-1 0-15,4 0-105,-8 2 120,6 1-24,-6-1 0,4 6-16,-4-6 0,5 5-8,3-7-72,-9 3 72,6 6-8,-6-7 0,5 8 16,-5-8-16,7 9 8,2-11-72,-8 3 80,5 8-16,0-3-8,-1 1-16,-4-2-8,7 2 0,1-9-32,-2 7 16,-1 1 8,0 0-8,2 0-24,0-1 16,0 1-16,1-8 8,-1 2-8,1 8-8,0-7-8,0-1 16,2 6 8,1-6 0,-3-2 0,7 2 0,-5-1 0,1 1-24,5 0-16,-7-2 8,-1 0 32,8 0-88,-5 0-24,5 0-40,-5-1-72,7-1-96,-7 0-121,7-1-159,-10 3 600,3-3-840,8 0-200,-8 0-136,9-4-193,-5 4-255,-7 3 1624,8-7-1768,-6 4-2497,-2 3 4265</inkml:trace>
  <inkml:trace contextRef="#ctx0" brushRef="#br0" timeOffset="9">1662 53 4032,'0'0'0,"-2"0"753,-1 2-33,0 0-88,3-2-632,-8 2 568,6 0-80,-2 0-56,-3 6-32,5-6 0,-1 1 32,3-3-432,-7 7 424,5-5-23,-2 6-65,0-5-48,1 7 16,0-3-8,3-7-296,-4 8 304,1 0-24,1 1-32,-1 0-8,0 0-16,0 0 64,3-9-288,-3 9 248,1 0-16,1 0-40,1 0-80,-1-1 96,1-1-48,0-7-160,0 8 128,0-6-24,0 8-104,1-7 64,2 5 73,0-6-1,-3-2-136,3 3 104,4 0-8,-5-1-56,1 1 24,5-1 16,-7 0-16,-1-2-64,3 0 16,6 2 16,-7-2 0,7 0 48,-7 0 88,5 0-112,-7 0-56,3-1 72,6-2-24,-1 0-80,-5-1 104,6-3-24,-6 4-48,-3 3 0,9-9 56,-6 5-48,6-5 16,-6 1 8,6 1-32,-6-1 0,-3 8 0,7-7 0,-5-2 24,1 2 40,0-1-80,-1 5 32,1-7-8,-3 10-8,2-3-64,0-5 72,-2 5 24,2-5-8,-2 5-48,0-5 16,0 8 8,0-2-64,-1-1 0,0-1 48,-2-3-112,1 6-56,-1-2-88,3 3 272,-2-3-384,-1 0-17,1 0-39,-1 1-160,1 0-104,1 0-152,1 2 856,-2-1-1008,1-1-65,0 1-199,0 0-304,0 0 80,0 0-2369,1 1 3865</inkml:trace>
  <inkml:trace contextRef="#ctx0" brushRef="#br0" timeOffset="10">1818 59 3424,'0'0'0,"2"-3"656,7-5 217,-9 8-873,3-8 944,6 4-48,-6-5-80,4 6-112,-5-1-96,6 1-23,-8 3-585,1-4 560,1 1 8,1 0-56,-1 0-40,0 3-48,0-2-72,-2 2-352,0-1 344,0 1-16,0 0-24,0 0-40,0 2-8,0-1-23,0-1-233,-2 2 184,0 1-16,-1 5-48,-1-7 16,-3 7-32,4-5 16,3-3-120,-4 11 144,-3-3-16,5 1 24,-2-1-8,1 1 0,-1 0 0,4-9-144,-3 8 144,-1 1 16,1 1-16,1 1 0,-1-1-16,0 1-16,3-11-112,-3 10 128,0 1-40,2-1 16,0-1-8,0-1-24,0-1-8,1-7-64,0 3 80,0 6-16,0-7-8,2 0-24,-1 1 16,2 0 0,-3-3-48,3 3 48,0-3 0,0 0-24,5 0 0,-6 0-16,1-1-16,-3 1 8,9-2-64,-7-2-8,6-3-16,-5 4-64,6-1-48,-7-3-96,-2 7 296,8-3-432,-6-7-144,6 8-200,-6-8-257,7 7-191,-7-5-112,-2 8 1336,7-3-1448,-7-6-25,3 6-111,0-6 0,-1 1 343,1 5-2087,-3 3 3328</inkml:trace>
  <inkml:trace contextRef="#ctx0" brushRef="#br0" timeOffset="11">1848 43 4616,'0'0'0,"0"0"0,-2 2 1065,-2-2-145,-5 2-144,8-2-80,-1 1-80,-1-1 40,2 2-39,1-2-617,-2 2 624,1-2-56,1 2-56,0 0-56,0-2-72,0 2 8,0-2-392,2 2 376,1 0-56,0-2-8,6 0-95,-7 1-33,5-1 24,-7 0-208,3 0 240,7 0-72,-8 2-24,11-2-48,-6 0-24,1 0 40,-8 0-112,8 0 24,0 0 8,3 0-88,-2-1 48,1 0-8,-1 1-24,-9 0 40,10-1-112,-1 1-56,1-1-40,-1 0-112,0 1-289,-1-1-447,-8 1 1056,9-1-1368,0 0-152,-1 1-33,0-1-79,-1 0 96,-4 1-2529,-3 0 4065,0 0 0</inkml:trace>
  <inkml:trace contextRef="#ctx0" brushRef="#br0" timeOffset="12">2090 113 6401,'0'0'0,"0"0"1736,0 0-680,0 0-359,0 0-697,2 0 592,0 0 48,1 0-16,-1 0 56,1 0-32,0 0-48,-3 0-600,8-1 545,-7-2-73,2 1 32,6-1-88,-7 0-48,6-1 0,-8 4-368,2-4 272,6 1 32,-6-1 8,7-4-128,-7 6-8,6-1-72,-8 3-104,2-8 80,1 6 16,-1 0 24,6-2-112,-8 1 32,2 0-8,0 0-64,-2 3 32,0-2 80,0-1-8,0 0-72,0 1 16,0 0-16,-1-1-64,1 3 64,-2 0-24,-1-1 24,0 0-48,0 1 0,-4 0 0,5 2-16,2-2 64,-4 1-24,-4 1 8,5 0 8,-4 1-8,4 0-16,-6 4-8,9-7 40,-3 2-8,-4 1 32,4 4-16,-4-4-8,4 5 0,-5-5-24,8-3 24,-2 9 0,-1-6 0,-1 8 0,0-8 0,1 8 0,1-8 16,2-3-16,-3 11 24,1-8 0,1 6-16,0-6 32,1 6-16,0-7-24,0-2 0,0 3 40,0 6-24,3-8 32,0 2-16,4 0 16,-4 0 0,-3-3-48,9 2 40,-1 0 16,0-2-32,3 0 0,0 0-24,2 0 0,-13 0 0,14 0-24,2-1 0,0-2-24,1 1-8,1 0-16,-1 0-40,-17 2 112,18-2-152,-1 1-104,0 0-184,1 1-296,-1-1-416,1 1-641,-18 0 1793,18 0-2488,0 0-705,0 0-2704,-18 0 5897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3:45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35 3336,'0'0'0,"0"0"696,0-1-23,0 0-33,0 1-48,0 0-96,0 0-496,0 0 368,-1 0-56,1 0-48,0 3-40,-1-1-16,0 1-8,1-3-200,-1 3 192,0 5 32,0-5-24,0 6-40,0-7-24,0 9-32,1-11-104,-1 7 112,0 1 0,0 0 1,0 1-9,0 0-24,-1 0 8,2-9-88,0 12 72,-1-3-24,0 1 32,0 0-40,0-3-16,1 1 8,0-8-32,-1 8 16,1 0 24,0-1 24,0-4-32,0 6 32,0-6 24,0-3-88,0 3 88,0 0 16,0-1 16,0 1 0,0-1 8,0-2 40,0 0-168,0 0 168,0 0 56,0 0 16,0-1-40,0-2-40,0 1-16,0 2-144,0-9 80,2 6 40,0-6-40,-1 1-40,1 5 8,0-8-40,-2 11-8,0-7 32,2-1-16,0-1 8,1 0-40,0 0 0,-2 0-8,-1 9 24,3-9-24,0-2-8,0 2-8,4 0 0,-7 0 0,2 5-16,-2 4 56,3-9-96,0 6 16,-1-5-40,1 5 16,-2 0 0,1-1-32,-2 4 136,0-2-128,2 0-40,0 1 0,0 0-8,0 0-32,0 1 0,-2 0 208,0 0-208,2 0 24,-1 0 56,1 0 16,-2 3 40,2-1 16,-2-2 56,0 8-40,2-5 24,0 4-8,-2-5 16,0 8 8,0-8-8,0-2 8,2 8 0,-2-5 16,0 5 0,0-5 24,0 5 0,0-5 16,0-3-56,0 9 56,0-8 16,0 7 8,-1-6 0,1 1 16,0 4-16,0-7-80,0 0 96,0 3-16,0 0 0,0 0-16,-1-1 32,1 0-24,0-2-72,0 2 80,0 0 24,0 0-40,0 0 8,0-2-8,0 0-16,0 0-48,0 0 56,0 0 0,0 0 24,2-1-16,0-1-8,0-1 0,-2 3-56,2-3 32,1-5 8,5 5-16,-6-4 0,0 3 0,7-6 0,-9 10-24,2-7 16,6-2-8,-5 2 16,6-1-24,-6-1 8,7 1 0,-10 8-8,3-10 0,7 1 32,-7 1-24,8-1 0,-9 2 16,8-1-24,-10 8 0,2-4 24,5-4-16,-5 5 8,1 0-8,4 1-56,-5-1-8,-2 3 56,2-2-40,0 1-16,0 1 32,0 0 24,0 0-24,-1 2 8,-1-2 16,0 3 16,2-1-8,-2 8-8,0-7 0,0 7 0,0-3-8,0-7 8,0 8 8,-1 0 0,0 0 0,0-1 16,0 2-16,-2-1 16,3-8-24,-2 10 72,0-1-32,0 0-8,1 1-32,-1 0-24,1-1 16,1-9 8,-1 10 0,-1-1-24,0-1 0,1 1-24,0-1 0,0 0 16,1-8 32,0 7-48,0 2 0,0-6-80,0 7-48,0-7-144,0 5-376,0-8 696,0 2-1033,0 1-375,3-1-264,-1 0-1,1-2-2023,-3 0 3696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6:35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6 115 1400,'0'0'0,"-2"0"264,2-2 32,0 2-296,0 0 288,0-3 16,-2 3-16,2-4 0,0 4 24,-2-2 24,2 2-336,0-2 376,0 0 32,0 0 9,0 0-9,0 0 24,0 0 8,0 2-440,0-2 432,0-1 32,0 1-16,0-2 16,0 2 8,0 0 24,0 2-496,0-2 505,0 0-1,0 0-8,0 0-72,0 2-32,0 0-32,4 0-40,-4 0-320,0 0 352,0 0-56,0 0 48,0 4-64,2-2-32,-2 2 32,0-4-280,2 11 168,-2-9 9,4 12-33,-4-5-16,1 3-16,-1-1-40,0-11-72,4 12 88,-2 0-40,0-1 8,2 1 0,-2-3-24,0 3-16,-2-12-16,4 11 40,-2-1-24,-1 1 8,-1-7 8,4 12-8,0-13 16,-4-3-40,2 14 48,0-10-16,2 7 0,-4-9-16,2 10 32,-2-10 16,0-2-64,0 9 64,4-5-8,-4 0-8,2 0 8,-2 0-24,1 0 32,-1-4-64,0 3 32,0-1 16,4 2-8,-4-4-16,0 0 24,0 2-8,0-2-40,0 0 56,0 0-24,0 0 8,0-2-24,0 0-24,0-2 8,0 4 0,0-5-8,0-5-16,0 6 24,0-7-48,0 5 24,0-6-32,0 12 56,0-5-40,0-9 8,2 8-24,-2-9 24,0 3-8,0 1-8,0 11 48,2-10-56,-2-1 8,4-1 8,-4 3-16,2-3-32,-2 1 24,0 11 64,2-14-88,-2 1 8,4-1-8,-2-1-40,1 1 8,-3 14 120,2-13-128,2 1 16,2 7-8,4-9 0,-9 10 40,3-5-8,-4 9 88,4-4-64,8 0-9,-10-6 1,1 8 0,1-1 8,8-1 0,-12 4 64,0-2-56,4 0-32,-1 0 16,1 0-8,0 2 16,6 0 24,-10 0 40,0 0-48,4 0 0,-1 4 0,1-2 8,0 2-8,0-1 16,-4-3 32,4 12-24,0-10 0,-1 8 16,1-7-16,-2 7-8,0-6 16,-2-4 16,4 9 16,-2-5-16,2 10 0,-2-10 0,0 9-48,-2-9 32,0-4 16,3 13 40,-1-9-40,-2 10 0,2-12 8,2 9-40,-4-9 40,0-2-8,2 4 16,-2 0-16,0 5 0,2-9-16,2 6 8,-4-4-32,0-2 40,0 2-32,2 2-56,-2-4-80,2 2-80,-2-2-168,0 0-200,0 0 616,3 0-704,-3 0-152,2 0-81,-2 0 1,0 0-96,2 0-16,-2 0 1048,0 0-1056,0 0 31,0 0 73,0-2 144,4 0-1016,-4 2 1824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3:44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110 294 1080,'0'0'0,"0"0"0,0-3 408,0-1-72,0-5-16,0 5 0,0 0-24,0 1-40,0 3-256,1-4 280,1 1-16,-2 0-24,0 1 72,0-1-56,0 0 73,0 3-329,0-2 336,0 1-56,-1 0 32,0 0-64,0 0 0,-1 0-64,2 1-184,-2 0 144,0 0-48,-1 0-48,0 0 56,0 0-64,3 0-40,-4 2 56,0 0-32,-3 0-72,4 1 96,-5 0-40,5 4-8,3-7 0,-7 2-16,4 1-48,-4 5-8,4-5 8,-5 5 88,6-5-64,-6 7 16,8-10 24,-3 7-16,-4-4-56,4 7 80,0-2-24,1-1 8,-1-4-24,3-3 32,-1 10-72,0-2 40,-1-5-16,1 7 80,1-3-64,-1-4 16,1-3 16,0 11-16,0-9 16,3 9 56,-1-9-32,7 6-80,-7-6-16,-2-2 72,9 7-72,-1-5 40,-1 1 48,1 0 32,-1 0-72,1-1-16,-8-2 40,8 0-24,0 2-72,1-2 128,0 0-32,1-1 16,-1-1 0,-9 2-16,8-3-16,2 0 64,-3-5-24,-4 6 24,9-2-8,-9-5-32,-3 9-8,10-2 32,-2-7 24,-5 5 8,6-5-40,-6 5 24,0-5-40,-3 9-8,7-4 32,-7-4 88,3 4-32,0-5 16,0 1-32,-1 1-24,-2 7-48,2-9 64,-2 2 8,0-1 40,0 5-40,0-7 0,0 7 0,0 3-72,-1-7 32,-1 4 80,-1 0-56,-1 0 8,0 1-24,-3-1-64,7 3 24,-3-2 8,-5 0-24,6 0-8,-7 1-8,5-1-8,-4 1-16,8 1 56,-3 0-72,-4 0-40,4 0-64,-1 0-32,-3 0-120,4 0-136,3 0 464,-3 0-680,0 1-193,0 1-143,1 0-48,-1 0 40,1 0-416,2-2 1440,0 0 0</inkml:trace>
  <inkml:trace contextRef="#ctx0" brushRef="#br0" timeOffset="1">367 11 1216,'0'0'0,"0"0"0,-1-1 368,-1-1-56,0-1-48,0 1-40,-1 2-16,0-1-16,3 1-192,-2-1 184,0 1-24,0 0-40,1 0 0,-1 0-8,-1 2 48,3-2-160,-3 3 232,0 0-32,0 5 24,2-6-48,-2 7-40,0-6 41,3-3-177,-4 12 112,-3-4 16,6 2-32,-3-1-32,1 1 24,-1 1-48,4-11-40,-7 10 88,6 1-48,-2 0 8,0 1 0,1 0-48,-1 1 64,3-13-64,-3 12 16,1 1 8,1 0-16,0 0-24,-1 1 96,1 0-56,1-14-24,-1 13 56,1 0-56,-1 0-16,0 0 16,0 0-24,-1-1 32,2-12-8,-1 12 32,1-1-40,0-2-16,0 0 8,2-2-16,0 1 56,-2-8-24,2 7 16,0-4 16,1 6-32,5-7-32,-6 6 40,0-6-16,-2-2 8,9 2-80,-6 1-8,5-1-104,-5 0-80,5 0-201,-5-2-247,-3 0 720,8 0-968,-6 0-72,8 0 256,-7-3-344,-3 3 1128</inkml:trace>
  <inkml:trace contextRef="#ctx0" brushRef="#br0" timeOffset="2">480 203 1664,'0'0'0,"-1"-1"520,-2 0-128,0 0-40,0 0 0,0 1-8,3 0-344,-2 0 320,0 0-24,0 2 8,-1 0-63,0-2-41,1 2-32,2-2-168,-2 3 112,1-1 0,-1 1-8,0 0-40,-1 6-8,1-7-24,2-2-32,-2 10 0,0-7 40,1 7-40,-1-3-16,1-4 8,0 8-24,1-11 32,-1 8-8,0-1 40,0 1-40,1 0 8,0 0 0,0 0-32,0-8 32,0 3 16,2 7 8,0-7 8,0 7 8,-1-9 16,2 2 0,-3-3-56,2 3 96,1 0 16,0 0 8,4-2 8,-5 1-8,1 0 8,-3-2-128,7 0 112,-5 2-16,1-2-8,0 0-8,4 0 8,-5 0-40,-2 0-48,3 0 72,5 0-16,-7 0-16,2 0 24,6-1-16,-7-2 0,-2 3-48,8-2 80,-5-1-16,5 0 0,-5-5-8,5 5 8,-5-6-8,-3 9-56,9-3 56,-6-6 8,4 2-8,-5-1 0,1 4 24,0-7-8,-3 11-72,2-7 80,1 3 8,-1-5-16,0 5 0,0-6-8,-2 8 0,0 2-64,0-9 48,0 6 24,0 0-40,0-6 32,0 7-32,-1-1-8,1 3-24,-2-9 40,-1 6-32,0 0 16,1-4-24,-2 5-16,0-1-16,4 3 32,-7-2-72,4-1 8,-1 1-48,-4 0-40,8 1-56,-3 0-96,3 1 304,-3-1-392,0 1-200,0 0-200,0 0-240,1 0-153,1 0-47,1 0 1232,-2 2-1016,1 1-648,1-3 1664</inkml:trace>
  <inkml:trace contextRef="#ctx0" brushRef="#br0" timeOffset="3">699 128 1752,'0'0'0,"0"-3"624,0 0-8,0 3-616,2-10 616,-2 7-32,1 1-39,-1-2-73,0 0-48,0 0 8,0 4-432,0-3 400,0 1-40,0-1-32,0 0-24,0 1-24,-1 1 0,1 1-280,-1-2 232,1 1-16,-1 0-32,0 1-48,0 0-48,0 0 8,1 0-96,-1 2 32,0 0-8,-1 1 0,0 0 0,0 6-8,0-6 8,2-3-24,-2 10 16,1-1-40,-2 1 32,0 0 16,1 1-8,0 0-8,2-11-8,-2 12 0,-1 1-32,0 0 8,-1 1 24,1 0 8,1 0-32,2-14 24,-1 15-16,-1-1-32,1-1 32,0 0 0,1 0 0,0-2-16,0-11 32,2 10-56,-2 1 16,2-3-8,0 2 48,0-2-16,6-1-24,-8-7 40,2 3-16,5 7-56,-5-8 56,1 1 0,6 5-88,-7-8 0,-2 0 104,10 0-208,-8 2-104,10-2-216,-5 0-272,2-3-224,-1-1-57,-8 4 1081,7-10-1040,3 2 96,-2-2 144,1 0-816,-9 10 1616</inkml:trace>
  <inkml:trace contextRef="#ctx0" brushRef="#br0" timeOffset="4">661 193 1744,'0'0'0,"-1"0"264,1 2-128,-1 0 40,1-2-176,0 3 208,0 5 40,0-6 24,0 0 0,2 1-48,0 0 0,-2-3-224,3 7 224,-1-7-8,1 3 24,4 0-7,-5 0-25,6 0-24,-8-3-184,3 3 152,7-1-24,-8 0-16,9 0-48,-4 0 8,1-2-24,-8 0-48,8 2 24,0-2 16,0 0-40,0 2-40,1-2-112,0 0-360,1 0-273,-10 0 785,8 0-1056,1 0 0,1 0-920,-10 0 1976</inkml:trace>
  <inkml:trace contextRef="#ctx0" brushRef="#br0" timeOffset="5">886 307 1888,'0'0'0,"-1"2"600,0 5 56,0-4 72,1-3-728,-1 10 792,0-8-23,0 6-41,0-6-88,-1 1-128,1 4-80,1-7-432,-1 0 368,0 3-72,0 0-24,0 4-48,1-5-64,0 0-40,0-2-120,0 3 104,0-1-23,0 1-33,0 0-24,0-1 8,-1 1-24,1-3-8,0 2-40,0 0 16,0-1-81,0-1-39,0 0-80,2 0-168,-2 0 392,2 0-672,0-2-160,0-1-48,-1-1-8,2-3 199,0 4 105,-3 3 584,3-8-504,0 4 104,-1-6 24,1 2 24,5-2-24,-8 0-8,0 10 384,2-10-304,0-1 80,0-1-792,-2 12 1016</inkml:trace>
  <inkml:trace contextRef="#ctx0" brushRef="#br0" timeOffset="6">919 159 1648,'0'0'0,"0"-3"616,0-7 136,2 2 48,-2 5-8,0 3-792,0-4 681,0 0-49,0 1-56,0 1-64,0 1-96,0 0-8,0 1-408,0-1 368,0 0-104,0 1-56,-1 0-112,1 0-40,0 0 8,0 0-64,0 3 32,-1-1-16,0 1-32,0 5 0,0-6 16,0 0-80,1-2 80,-1 3-136,1 6-192,0-8-328,0 2-432,0 5-408,0-6-153,0-2 1649,0 2-3056,0-2 3056</inkml:trace>
  <inkml:trace contextRef="#ctx0" brushRef="#br0" timeOffset="7">1061 235 2472,'0'0'0,"0"-1"864,0 0-224,2 0-104,-2 0-87,0 0-57,0 1-392,2-1 400,-2 1-16,0 0 24,0-1-24,0 1-16,0-1-24,0 1-344,0-1 320,-1 0-16,0 1-40,-2 0-32,0 0-40,1-1-40,2 1-152,-3 0 128,-5 0-16,6 0-15,-2 0 15,-5 0-8,7 0-16,2 0-88,-8 1 64,5 1-16,-4 0 32,4 1-48,-5 5-16,5-7-24,3-1 8,-4 3-64,0 6 32,0-7 40,1 7-40,-1-6 8,1 6 16,3-9 8,-3 8-40,1-1 48,0 1-16,1-1 8,0 1-24,0 0-16,1-8 40,-1 8-32,1 0 8,0-1-8,0-4-8,2 7 0,0-8 0,-2-2 40,2 10-24,1-3 8,6-4-8,-6 6 0,4-6-24,-4 0-33,-3-3 81,9 8-96,-6-7 16,6 1 0,-1 0 40,-5-2-8,6 0-8,-9 0 56,3 0-56,7 0 24,-7 0 0,6 0 0,-6-2 24,5-1-16,-8 3 24,2-2 0,7-6 16,-7 5-8,6-5 16,-5 5 8,5-5-8,-8 8-24,1-3 48,2-6 40,0 6-8,0-6 40,0 6 16,-1-6-15,-2 9-121,2-4 136,0-5-16,-2 6 0,0-5-8,0 5-16,0-1-16,0 4-80,0-7 72,-1 4 8,0-1-40,-1 0 16,1 2-16,-1-1-24,2 3-16,-3-2 16,1 1-8,-1 0-8,0-1-16,1 1 0,-1 0-48,3 1 64,-4-1-104,0 1-48,1 0-152,0 0-137,0 0-255,0 0-240,3 0 936,-1 2-1112,-1 0-120,1-2-25,0 3 41,1-1-1224,0-2 2440</inkml:trace>
  <inkml:trace contextRef="#ctx0" brushRef="#br0" timeOffset="8">1215 303 2872,'0'0'0,"0"0"1048,3-1-167,-1 0-137,1 0-72,-3 1-672,2-1 648,-2 1-16,0 0-64,0 0-48,0 0-64,0 2-31,0-2-425,0 2 352,-1 1-8,-2 0-8,1 5-72,-2-6 8,1 7-56,3-9-216,-3 2 152,0 9-8,0-8-64,-1 4-16,0-4 0,1 4-32,3-7-32,-2 3 56,0 5 16,-1-7 8,1 7 40,0-6-8,0 1-32,2-3-80,-1 2 96,0 1-24,0 0-16,1-1 16,0 0 0,0-2 16,0 0-88,0 0 56,0 0 24,1 0-16,-1 0-32,2-1 64,0-2-24,-2 3-72,3-3 40,0 0 16,0-6-48,-1 6-16,6-6 32,-5 6 8,-3 3-32,8-8 32,-5 4 24,7-5-48,-7 1-8,7 0 8,-2-1 24,-8 9-32,7-8 32,2-2 16,-2 2-16,1 0 0,0 0 32,1 4-32,-9 4-32,7-8 40,1 5 0,-6-4-40,10 5 0,-10-1 64,8 0-64,-10 3 0,3-2 32,5 0 8,-6 1-56,5 1 48,-5 0 16,1 0-48,-3 0 0,8 2-16,-8 0 16,2 0 24,6 1 0,-6 0-8,0-1 9,-2-2-25,2 8-17,1-6 42,-1 5-25,0-4 24,0 6-8,0-7 8,-2-2-24,2 10 32,-2-7 0,2 7-16,-2-7 8,1 7-16,-1-3-8,0-7 0,0 3 24,0 9-32,0-10-24,0 8 8,0-8-8,0 10 16,0-12 16,0 7 16,0 2 8,0-2-16,0 2-16,0-7-56,0 9-25,0-11 89,0 3-144,0 5-8,2-6-152,0 6-192,1-6-288,0 6-376,-3-8 1160,3 1-1536,5 1-249,-5 0-255,6 0 103,-6-2-1279,-3 0 3216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3:41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16 744,'0'0'0,"1"-1"280,-1 0 32,0 1-16,0 0-296,2-1 320,-2 0 8,0 0-32,0 0 0,0 0 16,0 0-32,0 1-280,0-1 280,0 0-32,-1 0-32,0 0 40,1 0-39,0 0 47,0 1-264,-1-1 192,0 1-24,-1-1-16,0 1-16,0 0 56,0 0-8,2 0-184,-2 0 152,-1 0-8,1 0 0,-1 0 24,0 0 8,0 0-56,3 0-120,-3 2 88,1 0-64,-2-2 8,0 2 56,0 1-8,-3 0-40,7-3-40,-3 2 16,-1 6-16,-3-6 0,4 1 0,-1 6 64,-3-7-72,7-2 8,-3 8-8,-1-5 0,-5 7-48,6-7 56,-5 8-8,6-9-24,2-2 32,-4 10-40,1-7 88,0 5-80,1-6 24,-1 6 32,1-6-136,2-2 112,-1 8-40,0-6 8,0 6-56,1-6 72,0 6-48,0-6 24,0-2 40,0 9-56,2-7 56,1 6-32,-1-5-64,0 4 72,7-4-88,-9-3 112,2 8-40,7-5 80,-6 6-40,5-7-8,-5 7-64,7-6-32,-10-3 104,7 11-104,1-4 56,0 1 0,0-1-48,1 1-8,-2-1-56,-7-7 160,8 10-120,0-3 32,0 2 8,-1-1-8,-4 0-8,8-1 16,-11-7 80,3 8-104,7-1 56,-2 1-24,-5-1 16,5-4 16,-5 7-32,-3-10 72,3 3-32,0 6 16,-1-6-8,0 6 8,0-7-17,0 7 1,-2-9 32,0 3-32,0 6 96,0-6-39,0 5-9,0-6 24,-1 1-80,1-3 40,-1 9 24,-2-7 16,1 1-16,0 5 24,-2-6 0,-4 0 24,8-2-72,-2 3 72,-6 0 16,5 0-8,-4 4-24,3-7 16,-3 2-16,7-2-56,-4 2 64,-6 0 16,7 0-24,-7-2 24,7 1-40,-7-1-8,10 0-32,-4 0 32,-5 2-16,2-2 16,-1 0-32,0 0 32,0 0-32,8 0 0,-4 0 8,-5 0 24,5-1-64,-5 0 32,1 0-32,0-1 8,8 2 24,-8-2-8,5 0-16,-7-1 16,8 0-24,-6 1 32,5-1-48,3 3 48,-3-3-48,-1-1-16,1 1-32,0 0-16,0 0-40,2 0-64,1 3 216,-1-2-361,1 1-191,0 0-120,0 0-104,0 0-24,0 0 56,0 1 744,1 0-576,1 0 80,-2 0 496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2:21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13 4016,'0'0'0,"0"0"1105,1-1-721,0 0-280,-1 0-80,1 1-24,-1 0 0,0-1 8,1 0 16,-1 0 8,1 1-16,-1-1-16,1 0 8,-1 1-8,0 0-8,1-1 48,-1 0-24,0 1-8,0-1 8,0 0-24,0 1 8,0 0 24,0 0 40,0-1-48,0 1 24,0 0 8,0 0-40,0 0-8,0 0 72,0 0-8,0 0-16,0 0 0,-1 0-32,1 0-8,0 0-8,-1 0 32,1 0 16,0 0-32,-1 0 16,0 0-8,0 0-16,1 0-8,0 0 40,-1 0-16,0 0 24,0 0-32,0 0 16,0 1-8,1-1-24,-1 0 32,0 0 8,0 0-16,0 0 16,0 1-16,0-1 24,1 0-48,-2 0 40,1 0 0,0 1-16,0-1-16,-1 0 8,1 0-16,1 0 0,-1 0 8,0 0 8,-1 0-8,1 1 16,-1 0-24,1 0 0,1-1 0,-3 1 8,2 0-16,0-1 16,-1 1-8,0 1 8,1-1 0,1-1-8,-2 1 8,1 0-8,-1 0 0,1 0 0,-1 0 0,1 0 0,1-1 0,-1 1 8,0 0-8,0 0-8,0 0 8,1 1 0,-1-2-16,1 0 16,-1 2 16,0-2-16,1 2 0,0-1 8,-1-1-8,0 1-8,1-1 8,0 1 0,0 0 0,-1 0 0,1 0 0,0 0 0,-1 0 0,1-1 0,0 1 0,0-1 8,0 1-16,0 0 0,0 0 0,-1 1 8,1-2 0,0 1 24,0 2-16,0-2-8,0 0 0,-1 0-24,1 3 24,0-4 0,0 0 8,0 1-16,0 0 0,0 0 0,0 1-16,0-1 24,0-1 0,0 1 24,0 0-24,0 1 0,1-1-8,-1 0-24,1 0 40,-1-1-8,0 0 32,1 1-16,-1 0-8,1 0-16,-1 0-24,1 0 48,-1-1-16,1 1 24,0 0-16,0 0 0,0-1-24,-1 1 0,2-1 40,-2 0-24,1 0 32,0 1 0,0 0 0,1-1-32,1 1 0,-3 0 24,0-1-24,1 0 40,1 1-32,-1 0-16,2 0 0,-2-1-8,0 1 24,-1-1-8,2 0 24,-1 1-16,0-1-32,2 1 24,-3 0-16,2 0 16,-2-1 0,1 1 24,2 0-16,-3-1-8,2 2-16,-1-1 32,0 0-8,-1-1-8,1 2 8,0-1 8,0 0-40,0 0 16,0 1 0,0-1 8,-1-1 0,0 1 16,1 0 0,0 1-24,0-1 24,0 3-32,0-4 8,-1 0 8,0 2 0,0-1-16,0 0 8,0 1 24,1-1-16,-1 0 8,0-1-8,0 1 0,0 3-16,1-4 32,-1 1-16,1 0 32,-1 0-32,0-1 0,0 2 0,0-1-8,0 0 8,1 0 24,-1-1-16,0 1-8,0-1 0,0 1-24,0 0 0,0 1 16,0-1 40,0 0-32,0 0 0,0-1 0,0 2 0,0-1-16,0 0 48,-1 1-16,1-1-8,0 0-8,0-1 0,-1 3-40,0-3 40,0 2 32,1-2-40,0 2 24,-1-1-24,1-1 8,0 0-32,-1 1 32,1-1-8,0 0-40,0 0-88,0 0-88,0 0 224,0 0-360,0 0-1248,1 0-1897,-1 0 3505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2:17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71 3632,'0'0'0,"0"0"0,0-1 560,0 0-328,0 0-120,0-1-64,0 1-8,0 0 8,0 1-48,0-2 33,-1 2 7,0-1 0,0 0 0,0 1 8,-3-1 16,3 1-24,0-1 16,-3 1-24,3 0-8,-3 0 0,3 0-8,1 0-16,-2 0 16,-2 0-8,3 0-8,-2 0 8,2 0 0,-1 1-8,2-1 0,-2 1 16,-1-1-16,2 1 0,0 0 0,0 1 0,-1-1-8,2-1 8,-1 1-16,-1 1 0,1-1-8,0 0-40,0 2 8,1-3 24,0 0 32,-1 2-48,0 1 48,0-2-8,1 3-40,0-3 16,-1 4 0,1-5 32,0 1-24,-1 3 24,1-3-8,0 3-8,0-4 0,0 4-8,0-4 24,1 1-8,0 0-8,0-1 8,0 2-9,0-2 1,0 0 0,-1 0 16,4 0 0,-4 0-16,2 0 8,1 0-16,-2 0 16,3 0 16,-4 0-8,1-1 0,3 0-8,-3-1-8,3 0-24,-3 0 8,2 1 32,-3 1 0,2-1 0,1-1 0,-2 1 0,0-1-16,0 1-8,1 1 32,-2 0-8,0-1 16,0 1-16,1 0 8,-1 0-24,0 0-24,0 1 64,0-1-24,0 1 24,0 0-24,0 0 24,-1 1-48,0-1 8,1 0 40,0-1-24,-1 4 32,0-4-24,1 1-8,-1 0-16,1 0-16,-1 1 32,1-2 0,0 0-16,0 2 16,0-1-8,-1 0 24,1 0 0,0 0-16,0-1 0,0 1 8,0 0-24,0 0-8,1 0 8,0 0 0,-1-1 8,0 0 8,1 0 8,0 0-32,0 0-16,0 0 8,0 0 8,1 0-8,-2 0 32,3 0-600,-3 0-2200,0 0 2800</inkml:trace>
  <inkml:trace contextRef="#ctx0" brushRef="#br0" timeOffset="1">78 108 680,'0'0'0,"0"1"912,-1 0 48,1 0-152,-1 0-288,1-1-520,0 1 192,-1 0-120,0 0-24,0 0-16,1-1 8,0 1 8,0-1-48,0 0 56,0 0 32,0 0 16,0 0 8,0-1-7,0 1-9,0 0-96,0-1 80,0 0 0,0 0 0,0 0-40,1-1 0,0 1-16,-1 1-24,1-4 0,0 3 32,0-1-24,1-2 8,-1 3-16,2-3-8,-3 4 8,0-4 0,2 3 16,1-3 16,-1 2-32,1-2 16,-2 3-32,-1 1 16,3-1 8,-2-1 8,2 1-48,-2-1-24,1 1-72,-1-1-40,-1 2 168,3-1-160,-2 0-25,0 0-143,1 1-2816,-2 0 3144</inkml:trace>
  <inkml:trace contextRef="#ctx0" brushRef="#br0" timeOffset="2">158 89 4024,'0'0'0,"0"0"0,0 0 144,0 0-88,0 0 16,0 0 16,0 0 64,0 1 33,0-1-185,0 0 256,0 0 32,0 0 0,0 0 0,0 0-32,0 0-8,0 0-1872,0 0 3496,0 0-1624,0 0 24,-1 0 0,1 0 8,0-1-40,0 1-240,-1 0 216,1-1-24,-1-1-48,1 2-16,0-1-32,-1 0-40,1 1-56,-1 0 56,0-1-32,1 1-8,-1-1-32,0 1 0,0 0 8,1 0 8,-1 0-24,0 0 24,1 0 0,-1 1-24,0 0 24,0-1-16,1 0 16,-1 2-56,0-1 40,0 2 16,0-2-16,0 0 40,0 3-48,1-4 24,-1 1 16,0 0-24,0 0 8,0 0 8,0 3-48,0-4 72,1 0-32,0 1-24,-1 0 16,1 0 8,0 0-24,-1 0 16,1 0 0,0-1 8,-1 2 32,1-1-32,0 0-16,0 0-16,0 1-48,0-1 56,0-1 24,0 1-24,1 3-8,0-4 16,-1 1-24,1 1 32,1-1-16,-2-1 24,1 1-32,2 0-8,-3 0-40,3 0 24,-2 0-8,3-1 16,-4 0 48,1 0-64,2 0-8,-2 0 24,3 0-8,-3 0 64,3 0-16,-4 0 8,0-1 0,4 0-8,-3 0-32,3 0 24,-3-1 0,3 1 32,-4 1-16,2-2-16,1 1 0,-2-1 0,3 1-24,-4 0 40,2-1-8,-2 2 8,3-1-32,-2 1 0,0 0-24,0-1 0,0 1 8,0 0-16,-1 0 64,0 0-88,0 0-16,0 1 0,0-1 8,0 2 8,0 1 56,0-3 32,0 2-40,0 2 0,0 0 16,-1-1-8,0 2 24,0-1 24,1-4-16,-1 5 0,0 0 8,-1 0 8,1 0-8,0 1 32,-1-1-32,2-5-8,-1 5 16,-1 1 32,-1 0-48,2 1 8,-1-1 40,-2 1-48,4-7 0,-1 6 16,-3 0 8,3 0-16,-3-1 40,3 1 8,-3 0 32,4-6-88,-2 5 72,-2 0 32,3 0-24,-3-1 32,3 0 0,-3 1 16,4-5-128,-2 4 168,-2-1-16,2 0 40,-2-1-56,3 2 8,-3-2-8,4-2-136,-2 3 72,-2-2 8,3 0-8,-2 0 8,1 0-16,1-1 32,1 0-96,-2 0 88,1 0 8,0 0-15,0-2-65,-1 1-57,2 0-79,0 1 120,-1-4-200,1 3-32,-1-3-168,1 0-232,0 1-184,0 0-184,0 3 1000,1-4-928,0 0 271,1-1 225,-1 2-2568,-1 3 3000</inkml:trace>
  <inkml:trace contextRef="#ctx0" brushRef="#br0" timeOffset="3">213 111 3760,'0'0'0,"0"0"144,0-1-88,0 1-56,0-1 56,0 0 0,0 0 8,0 0 16,1 0 48,0 1 48,-1 0-176,1-1 241,0 0 55,0 0 48,0-1 48,2 1-8,-2 0 16,-1 1-400,1-1 392,3-1-48,-3 1 0,2-1-64,-2 0-24,3 1-32,-4 1-224,2-4 176,2 3-40,-3-1-48,4-2-32,-4 3-24,4 0 0,-5 1-32,1-4 8,4 2 40,-2-1 0,-2 1 8,4-1-8,-3 1-32,-2 2-16,4-3 8,-3 2-24,0 0 8,0-1-24,1 1-8,-2 1 0,0 0 40,0-1-40,0 1 16,0 0-8,0 0-32,0 0 32,0 1-16,0-1 48,-1 1-32,-1 0 16,1 0 0,-1 1 0,1 1 8,-3-2-16,4-1 24,-1 1-32,-3 3-32,3-3 8,-3 3 8,3-3 8,-4 4 40,5-5 0,-1 3 16,-3 1 0,0-1 0,1 1-24,0-1-8,-1 1 8,4-4 8,-2 4 32,-2-1-24,3 0 16,-3-1-8,3 3-48,0-2 24,1-3 8,-2 3 24,1 1-40,0-3 0,0 4 16,0-4-40,1 3 32,0-4 8,0 0 24,0 4-24,0-3-16,1 0 0,0 0-32,0 0 40,-1-1 8,4 1-16,-3-1-48,3 0-56,-1 0-96,-2 0-48,4-1-80,-5 1 344,4 0-392,-1-2-56,1 1-88,-1-3-32,0 3 16,-1-1 103,-2 2 449,5-3-312,-4 1-520,5-2-1768,-6 4 2600</inkml:trace>
  <inkml:trace contextRef="#ctx0" brushRef="#br0" timeOffset="4">321 78 4096,'0'0'0,"-1"0"136,1 0-136,0 0 56,-1 0-48,0 0-8,1 1 40,0 0-40,-1 0 16,1-1-16,0 1 0,-1 1 8,1 1 48,-1-2 24,1 2 8,-1-2 33,1-1-121,0 4 128,-1-1 32,0-2 40,0 5 48,0-3 56,0 0 40,1-3-344,-1 4 424,0 0 64,-1 0 16,1 0-24,0-1-56,0-2-88,1-1-336,-2 5 288,1-4 0,1 2-23,-1-2-33,0 1-40,1-2 0,0 0-192,0 1 224,0-1 24,0 0 32,0 0 16,0-1-80,1-1-40,-1 2-176,1-4 144,0 0-24,1 0 0,1-1-64,-2 0 24,3 0-96,-4 5 16,1-5 24,3-1 40,-2 1-48,2-2-8,0 1 0,-1 1-24,-3 5 16,4-6 16,0 1 40,0 0-32,0-1-24,1 1-24,0-1-40,-5 6 64,4-5-80,1 1 16,0-1-96,0 0-48,0 0-96,0 1-216,-5 4 520,6-4-752,-1 1-305,0-1-303,0 1-144,0 2 296,-1-4-2641,-4 5 3849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2:14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 3816,'0'0'0,"-1"0"1281,0 1-1129,1-1-152,-1 0 24,0 1 16,0 0-8,0 1 16,-1-1-24,1 2-8,1-3-16,-1 1 16,0 0-8,0 3 32,0-3-16,0 3 0,1-2 16,0-2-40,-1 5 32,0-2 48,1 1 24,-1 0-16,1 0 8,-1 1 0,1-5-96,0 5 88,0 0 16,0 1 0,0-1-48,0 1-16,0 0-16,0 0-88,0-6 64,0 6-32,0-1-48,0 1 8,1-1 48,0 1-24,-1-1 40,0-5 8,2 5-24,1-1-8,-2 0-48,3-1-32,-3-1-56,4 1-40,-5-3 208,3 1-240,1-1-8,0 0 40,0 0 48,0-1 63,1 0 41,-5 1 56,4-4-48,0 2-32,0-2-1200,0 3-1232,-4 1 2512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2:14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 4961,'0'0'0,"0"-1"136,0 0 56,0 1-192,0-2 240,1 1 64,-1 0 32,0 1 8,0 0-16,0 0 0,0 0-328,0 0 328,0 0-16,0 0 8,0 1-32,0 1-40,-1-1-48,1-1-200,0 4 168,0-4-32,0 5-24,0-4-15,0 4-41,0-2 0,0-3-56,0 4 32,0-1-16,-1 1 8,1 0-24,0-1 0,0 1-24,0-3-8,0-1 32,0 5-32,0-4-8,0 3 40,0-3-16,0 0 0,1 3-16,-1-4 32,1 0-105,0 0-87,0 0-128,0 0-176,0 0-200,0 0-232,-1 0 928,2-1-872,-2-1 168,2-1-2985,-2 3 3689</inkml:trace>
  <inkml:trace contextRef="#ctx0" brushRef="#br0" timeOffset="1">12 10 5097,'0'0'0,"-1"-1"104,1 0-8,-2-3 0,2 3 24,-2 1-8,2 0-112,-1-1 56,0 0 16,0 1-48,0 0-16,0 0 0,1 0-24,0 0 16,-1 1-24,1 0 0,0 0-16,-1 0 0,1 0-8,0 3-32,0-4 80,0 0-80,0 1-8,1 2 0,0-2 8,0 0-8,0 0-3153,-1-1 3241</inkml:trace>
  <inkml:trace contextRef="#ctx0" brushRef="#br0" timeOffset="2">86 10 3056,'0'0'0,"0"0"0,0 0 1833,0-1-1721,2 0-32,-2 1 48,1-1 32,-1 1 72,0 0-232,0-1 296,0 1 56,0 0 16,0 0-32,-1 0-40,1 0-72,0 0-224,-2 0 168,1 0-48,0 0-16,-1 1 16,0 0 24,1-1 24,1 0-168,-2 2 184,0-1 8,1 0-24,-1 0-24,1 0-8,-1 0-32,2-1-104,-1 1 48,-1 3-16,0-3-40,1 0-8,-1 2 8,1-1-24,1-2 32,-1 3 16,0-2-32,-1 3 24,2-3-32,-1 2 16,1-2-48,0-1 56,0 3-72,0-2 0,0 0-24,0 3 16,1-3 24,-1 0-16,0-1 72,2 1-88,-1 0-16,2 1 0,-2-1 24,3 0-8,-3 0 8,-1-1 80,4 1-88,-1 0 0,-1 0 16,3 0 24,-2 0-16,0 1 8,-3-2 56,4 1-56,0 2-8,0-2 0,0 0-8,0 4 24,-1-4-24,-3-1 72,2 5-48,3-2 8,-4 0-24,4 1-8,-4-3 16,3 4 0,-4-5 56,1 1-32,2 4 40,-2-4 0,0 4 24,1-4 24,-1 3 32,-1-4-88,0 1 136,0 3 24,0-3 56,0 2 40,0-2 32,0 1 24,0-2-312,0 3 336,-1-2 8,-1 0 57,1 0 15,-1 2-16,-1-3 16,3 0-416,-2 1 368,-1 0-8,1-1-40,-2 1-16,1-1-48,1 0-32,2 0-224,-4 0 160,0 0-80,0 0-8,1 0-56,0 0-16,-1 0-8,4 0 8,-3 0-56,0 0-104,-1-1-16,1 1-200,1-1-344,-2 1-504,4 0 1224,-4-1-1809,1 0 57,-1 0-1137,1 1-343,3 0 3232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2:13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86 1152,'0'0'0,"0"1"1504,0 0-688,0 0-192,0 0-312,0 1-112,0-2-200,0 1 113,0 2-41,0-2 0,0 0-16,1 3-24,0-3-8,-1-1-24,1 1 0,-1 0 16,1 0 16,0 1-16,0-1 0,0 0-32,-1-1 16,1 1 0,1-1 8,-1 0 32,0 0 0,0 0-16,0-1 8,-1 1-32,1-1 0,0 0 32,0-1 24,0-1-32,1 2 0,1-3-24,-3 4 0,1-1 24,0-3 16,3 0 16,-4 1-16,2-1 0,2 0-24,-4 4-16,1-3 16,0 1 16,0-2-16,3 2 8,-4-1-16,1 1-16,-1 2 8,1-3-8,0 1 8,0-2 0,0 3-24,0 0 16,0-2-24,-1 3 32,1-1-16,0-1 24,0 1-24,0 0 16,-1 0-8,0 0 0,0 1 8,0-1-16,0 1 0,0-1 16,0 0-16,0 1 16,0 0-8,0 0 8,0 0-24,0 0 0,0 1 0,-1 0 0,1-1-16,-1 2-544,1-2 584,0 1-3329,0-1 3329</inkml:trace>
  <inkml:trace contextRef="#ctx0" brushRef="#br0" timeOffset="1">72 80 3096,'0'0'0,"0"1"1576,-1 0-1223,1 0-289,0-1-64,0 2 32,0 1-8,0-2-8,0 0 0,0 2-8,0-2 0,0-1-8,0 4-8,0-3 8,0 3 0,0-3 0,0 3 0,0-4 0,0 0 0,0 4 16,0-3 0,0 2 0,0-3 32,0 1 24,0 1 24,0-2-96,0 0 144,0 1 32,0-1 48,0 0 0,0 0-40,0 0 0,0 0-184,0 0 128,0 0-8,0-1 8,0 0-64,0 0 0,0 0 16,0 1-80,0-4 88,0 3-8,0-3-16,1 0 8,-1 1-16,1-1 40,-1 4-96,1-3 104,-1-1-32,1 0 8,-1 1-8,1-1-8,0 0 8,-1 4-72,2-3 48,-1 0-24,0-1-8,0 1-16,1 0 0,1 1 8,-3 2-8,0-5 8,1 4-16,1-2-8,1 1 16,-2 1-48,0 0 8,-1 1 40,1-2-88,0 1-24,0-1 0,1 2 8,-1-1 0,0 1-32,-1 0 136,1 0-160,1 0-72,-1 0-56,-1 1-72,1-1-32,0 2 56,-1-2 336,0 1-280,1 0-3401,-1-1 3681</inkml:trace>
  <inkml:trace contextRef="#ctx0" brushRef="#br0" timeOffset="2">138 88 2568,'0'0'0,"0"0"2048,0 1-1727,0-1-321,1 1 40,-1-1 0,1 1 0,-1 0 16,0 0 0,0 0 32,0-1-88,0 1 120,0 0 24,0 1 72,0-1 0,0 2 0,0-2-16,0-1-200,0 3 168,0-1-24,0 1-8,-1-1-24,1 1-32,-1-1-72,1-2-8,0 4 0,-1-4-16,1 4 8,-1-3 24,1 0-8,0 3-8,0-4-8,0 0 8,0 0 8,0 1 16,1-1-40,0 0-40,0 0-112,-1 0 168,1-1-352,0 0-168,1-2-16,1-1-3009,-3 4 3545</inkml:trace>
  <inkml:trace contextRef="#ctx0" brushRef="#br0" timeOffset="3">160 1 5361,'0'0'0,"-1"0"120,1 0-120,-1 0 128,-1 0 48,0 0 16,1 0 0,-1 0 8,1 1-24,1-1-176,-2 1 160,1 1-24,-1 2-48,1-4-24,0 4-40,-1-3-16,2-1-8,-1 5 0,0-4-16,1 4 0,-1-4-8,1 4-24,0-4 0,0-1 48,0 6-104,0-5-40,0 3-80,1-2-112,0 2-16,0-2 24,-1-2 328,1 4-3729,-1-4 3729</inkml:trace>
  <inkml:trace contextRef="#ctx0" brushRef="#br0" timeOffset="4">193 32 3944,'0'0'0,"0"0"1177,0-1-1081,0 0-32,0 1 16,0 0-80,1-1 48,-1 1 56,0 0 16,0 0-8,0 0 32,0 1-40,0-1-104,0 0 128,0 2 0,0-1 24,-1 3 24,1-3 8,-1 2 40,1-3-224,-1 2 216,0 2 16,1-3-32,-1 4-24,0-1-8,0 0-16,1-4-152,0 3 112,-1 1 16,0 0 0,1 0-32,0 0 32,0 0-32,0-4-96,0 4 48,0 0 0,0 0-40,0 0-8,0-1-8,0 1 32,0-4-24,1 3-8,0-2-16,0 4-16,0-5-56,0 4-8,0-4-16,-1 0 120,1 1-208,3 0-88,-3 0-144,2 0-240,-2-1-96,2 0 96,-3 0 680,1 0-3921,-1 0 3921</inkml:trace>
  <inkml:trace contextRef="#ctx0" brushRef="#br0" timeOffset="5">172 84 4672,'0'0'0,"0"0"417,0-1-353,0 1 0,0 0-64,0 0 48,1 0 0,0-1 32,0 1 16,0 0 32,0-1-8,-1 1-120,2 0 104,1-1-16,-2 1 0,0-1-48,3 0-8,-3 0 0,-1 1-32,1 0 8,3-1 24,-3 1-24,3-1-8,-3 0 0,3 0-8,-4 1 8,1-1-32,3 1-24,-3-2-40,3 1-96,-2 0-40,2 0-40,-4 1 272,2-1-3673,-2 1 3673</inkml:trace>
  <inkml:trace contextRef="#ctx0" brushRef="#br0" timeOffset="6">253 94 4705,'0'0'0,"0"0"208,0 0-136,0 0-8,0 0-64,1 0 88,0-1 48,0 1 56,-1-2 40,2 1 40,-1 0 8,-1 1-280,3-2 280,-2 1-16,2-1-16,-1-1-16,2 2-24,-4-1-16,0 2-192,4-2 168,-3-1-16,2 2-24,-2-1-24,3-1-24,-4 2-32,0 1-48,4-2 48,-3-1-24,0 2-8,2 0-16,-3 0 0,1-1 8,-1 2-8,1 0 0,0-1 0,-1 0-8,0 1-8,0 0-8,0 0-16,0 0 40,0 0-32,0 0-16,0 0-8,-2 1 8,2 0-8,-2-1 0,2 0 56,-1 2-56,-1-1-8,0 2 16,-1-2 8,1 2 16,-1-1 0,3-2 24,-2 4-40,-1-3 32,2 3-8,-3-3 0,3 4 24,-1-4-40,2-1 32,-2 5-24,1-4 8,-1 4-8,1-4 8,0 4 0,0-2 0,1-3 16,-1 1-32,1 4 24,0-4-8,-1 3 16,1-3-16,0 3 0,0-4 16,0 1 8,0 0-8,0 0 16,1 0 48,1-1-32,-1 1 32,-1-1-64,3 1 72,-2-1 0,3 0 8,-3 0-8,3 0-24,-3-1-16,-1 1-32,4-1 16,-3 0 0,4 0 24,-1 0 0,0-1-16,-1 1 0,-3 1-24,4-2-48,-1 0-32,1-1-56,0 2-64,1-1-24,-1-1-120,-4 3 344,4-1-600,1 0-64,0-1 56,1-1-3209,-6 3 3817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2:11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17 4272,'0'0'0,"-1"0"921,1-1-721,0 0-144,-1 0 8,1 1-64,0-2 56,-1 1 8,0 0 40,0-1 8,1 1 64,-1 0 32,1 1-208,-1-2 240,0 1 24,1 1-16,0-1-8,-1 0-8,1 1-64,0 0-168,-1-1 144,1 1-48,0 0-24,-1 0 0,1 0-8,-1 1-16,1-1-48,0 1 56,0 0-24,0 0-16,0 3-16,-1-4-8,1 2 0,0-2 8,0 4 8,0-2-16,0 2-8,0 0 0,0-1-24,0 2 16,0-5 24,0 4 0,1 1-32,-1 0-8,0 0 8,1 0-8,-1 0 32,0-5 8,0 5-16,0 0-8,0-1 0,1 1-8,0-1-8,0 0 24,-1-4 16,0 4-40,1-1-24,1-1 8,-2 1-8,2-2 24,-1 1 24,-1-2 16,1 3 8,0-3-8,1 1 24,-1-1-16,0 0 8,3 0 0,-4 0-16,1-1 8,2 0 0,-2 0-16,3-3-8,-2 3 48,1-3-8,-3 4-24,2-3 8,1 0 0,-2-1-80,3 1 8,-3-1 0,2 3-40,-3 1 104,1-5-128,3 4-40,-3-3-40,0 3-16,0-3-16,0 3-32,-1 1 272,2-1-256,-1 0 32,-1 0 72,1 0 64,-1 0 32,0 1-40,0 0 96,0 0-1185,0-1-1815,0 1 3000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2:08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85 3800,'0'0'0,"0"0"1017,0-1-969,0 1-48,0 0 40,0-1-16,0 1 0,0-1 0,0 1 0,0 0 0,0 0-24,-1 0 8,1 0 16,-1 0-16,0 0 8,1 1-8,-2 1 16,2-2-24,-1 1 16,0 2 8,0-2 8,0 3-8,-1-3 16,1 4 0,1-5-40,-1 3 72,-1 1 0,1 0 0,0-1 8,-1 1-24,1-1-8,0 1 8,1-4-56,-1 4 32,-1 0 8,2 0 16,-2-3-16,1 3 0,1-2-8,0-2-32,-1 1 48,1 2 0,-1-3-8,1 2 16,0-2 8,0 0-64,0 0 72,0 0 0,1 0 8,0 0-16,0 0-8,0-1-8,-1 1-48,1-1 32,-1-1 8,2 0-16,-1-1-8,3 2-16,-3-4 0,-1 5 0,3-3-16,-1-1-16,2 0-8,-3 1-24,4-2 0,-2 1-32,-3 4 96,2-4-64,3 0-16,-4 0 16,3 1 24,-3-1-24,3 1 8,-4 3 56,1-2-64,2-2-24,-2 2-8,0-1 8,3 2 32,-3-1 24,-1 2 32,1-1-24,0 0 0,1 0-48,-1 0 8,0 1-8,-1 0 32,0 0 40,0 0-48,0 0 0,1 0 16,-1 1-16,0 0 32,0 0 16,0-1 0,0 2 32,0 1-32,0-2 8,0 0-24,0 3-24,-1-3 56,1-1-16,0 3 0,0-2 16,-1 3-8,1-4-16,-1 4 24,1-3 16,0-1-32,0 3 32,-1-2-8,1 0-16,0 3 16,0-3-8,0 0 32,0-1-48,-1 1 40,1 0-24,0 0-8,0 0-24,0 0 40,0-1 16,0 0-40,2 0 40,-2 0-8,2 0-32,-1 0 0,0-1 40,0 1-8,-1 0-32,4-1 40,-4 0-16,1 0-40,0 0 16,3 0-8,-3 0 24,-1 1-16,1-1 0,2-1 0,-2 0-24,1 1-24,1-1 16,-2 1-40,-1 1 72,4-2-104,-3 1-16,3-1-40,-3 2 48,0-1 48,0 1 8,-1 0 56,1 0-24,0 0-8,-1 0 8,1 0 8,-1 1 24,0 0-24,0-1 16,0 4-8,0-3 16,0 3 0,-1-3 0,1 4 24,-1-4-48,1-1 16,-1 4-16,1 0 8,-1-3-24,0 4 32,0-4 0,1 4 0,0-5 0,-1 1 8,0 3-32,1-2 24,0 2-8,-1-3 8,1 0 8,0-1-8,0 1-16,0 1 24,0-1-16,1 0-8,-1-1-8,1 0-9,-1 0 33,1 0-48,0 0-24,1 0-3152,-2 0 3224</inkml:trace>
  <inkml:trace contextRef="#ctx0" brushRef="#br0" timeOffset="1">187 86 3576,'0'0'0,"0"-1"856,0-2-800,1 2-8,-1-3-8,0 4-40,1 0 48,-1-2 25,0-1 7,0 2-8,0 0 0,0 0-24,0 1-48,0-2 40,-1 1 8,1-1-16,-2 1 0,1-1-8,0 2 16,1 0-40,-1-1 40,-1 0 8,-1 1-16,2-1-16,-1 1 8,0 0-24,2 0 0,-3 0 32,2 1-32,-1 0 8,-1 0 8,2 0-24,-1 3 24,2-4-16,-4 0 0,3 4 0,-2-3-8,2 3-8,-1-3 16,1 4-8,1-5 8,-4 1 0,4 4 8,-1-4-16,-1 4 8,1-2 0,-1 1-16,2-4 16,-1 3 8,0 1-16,0 0 0,1-1-8,-1 0 8,1-1 0,0-2 8,-1 4 0,1-3 8,0 3-24,0-3 16,0 0-24,0 1 16,0-2 8,1 1 0,0 0 0,0-1 0,0 0 0,0 0 0,3 0-8,-4 0 8,1-1-16,0 0 0,3-1-8,-3-1-24,4 1-16,-4-2-8,-1 4 72,5-1-72,-4-3-8,3 3 16,-2-2 16,1 2 8,-2-1 24,-1 2 16,1-3-8,3 2 8,-4-1-8,1 1 0,0 0 0,1 0 8,-2 1 0,0-1 0,1 0-9,-1 1-7,1 0 16,-1 0-8,0 0 8,0 0-16,0 1 24,0 0 0,-1 3-16,0-3 24,-1 2-16,2-3 0,-1 1 25,0 3-25,0-3 0,0 2 16,0-1-41,0 1 42,1-3-17,-1 2 16,0 1-24,1-2-8,0 3-1,-1-3-7,1 0 24,0-1 0,-1 3 0,1-2-8,0 1-8,0-1 0,1 0 0,0-1 0,-1 0 16,0 1-32,1 0-8,0-1-24,0 0-1704,0 0-488,-1 0 2256</inkml:trace>
  <inkml:trace contextRef="#ctx0" brushRef="#br0" timeOffset="2">258 17 3760,'0'0'0,"0"-1"640,0-3-560,0 3 32,0 1-112,1-4 64,-1 4 17,1-1-57,-1 1 0,0 0 16,0 0 0,0 0-40,-1 0 16,0 1-8,0 2 8,-1-2 0,1 3 8,-2-1 8,3-3-32,-1 4 24,-1 0-32,1 1 0,-3 0 0,3 0 24,-1 1 16,2-6-32,-4 5 32,3 1-8,0 0-16,-3 0 24,3 1 0,0-1-32,1-6 0,-3 7 24,2 0-48,0 0 0,0 0 40,-1 1-40,1-1-8,1 0-8,0-7 40,-1 7-88,1 0 0,0-1 0,0-1-41,0-1-15,1 0-8,-1-4 152,1 1-152,1 0 40,-1 0 64,2-1-24,-2 0-984,3 0-1320,-4 0 2376,0 0 0</inkml:trace>
  <inkml:trace contextRef="#ctx0" brushRef="#br0" timeOffset="3">316 1 3408,'0'0'0,"-1"0"416,1 4-400,0-4-16,-1 1 16,-1 4 0,2-1-8,-1 0 16,0 1-8,-3 0 0,4-5-16,-1 6 24,-1 0 0,-1 0 16,2 0 0,-3 1 8,3 0 16,1-7-64,-3 7 96,1 1 56,1-2 32,-1 1 41,1 0 31,0 0-8,1-7-248,-2 7 224,2-1-32,-1 0-64,1-1-40,0 0-24,0-1-24,1-1-16,-1-3-24,4 2 0,-2 1-32,2-3-56,0 1-88,0 0-192,0-1-120,-4 0 488,5 0-473,-1-1-503,1 0-1800,-5 1 2776</inkml:trace>
  <inkml:trace contextRef="#ctx0" brushRef="#br0" timeOffset="4">324 127 4176,'0'0'0,"-1"0"312,1 0-39,-1-1 15,1 1-288,0-2 304,0 1 8,0 0-40,1 0-32,1-1-40,-1 1-48,-1 1-152,1-2 168,3 0-24,-3 1 0,2-1 24,-2 1 8,0-1 16,-1 2-192,4-3 208,-3 2-40,3 0-24,-3-3-8,3 3 0,-3 0 8,-1 1-144,4-2 136,-3-1-48,3 2-48,-3 0-40,2-1 8,-1 1-32,-2 1 24,3-2-16,-2 1 0,2-1-48,-2 1 32,0 0-56,1 0-40,-2 1 128,1-1-192,0 0-16,-1 1 16,0 0-40,0 0 16,-1 0-32,1 0 248,-1 0-296,0 1 32,0 0 40,-3 1 32,2 1 72,-1-2 24,3-1 96,-2 3-104,-1-1 104,1 1-40,-3-1 40,4 2 8,-4 0-56,5-4 48,-3 3-16,2 1 0,-4-1 8,4 0-16,-3-1 8,3 3 16,1-5 0,-2 1 8,-1 3 40,2-3-24,0 2 8,0-2-24,1 1-24,0-2 16,-1 3 8,1-2-8,-1 0 24,1 0 16,0 0-32,0-1-16,0 0 8,0 1-8,0 0-24,1-1 40,0 1-32,0-1-40,0 0-64,-1 0 128,2 0-200,1 0-8,-2 0-48,0 0-33,3 0 33,-3 0 24,-1 0 232,4 0-176,-4-1-2760,0 1 2936</inkml:trace>
  <inkml:trace contextRef="#ctx0" brushRef="#br0" timeOffset="5">401 101 3784,'0'0'0,"0"0"88,-1-1-16,1 1-16,0 0-56,0 0 72,-1 0 8,1 0-40,0 0 24,-1 1-40,0 1 8,1-2-32,0 3 8,-2-2-8,1 3 16,0-3-32,-3 3 32,4-1-16,0-3 0,-2 4 8,-1-1 24,2 0 16,0 1 16,-3 0 48,4-1 33,0-3-145,-1 1 200,0 3 24,0-3 16,1 3 24,-1-4-8,1 2-8,0-2-248,-1 1 272,1 0-32,0 0-16,0 0 0,0-1-16,0 0 40,0 0-248,0 0 256,1-1 24,0 0-24,0 0-24,1-3-8,-1 3-32,-1 1-192,3-4 192,-2 0-15,2 1-41,-1-2 8,1 1-24,-1 0 8,-2 4-128,4-5 168,-3 1 40,3-1 8,-3 1 56,4-1-24,-2 1-40,-3 4-208,4-4 168,0 0-80,0 0-48,0 0-40,0 0-16,1 1-16,-5 3 32,5-4-56,0 0-64,1 3-72,-1-3-144,0 3-208,1-1-320,-6 2 864,4-1-1257,0 0-303,0 0 192,0 0-2569,-4 1 3937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2:06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18 4921,'0'0'0,"0"-1"8,0 1-8,-1-2 16,1-1-8,0 2-16,0 0 8,0 1 0,0 0-8,0 0 8,0-1-8,0 1 0,0-1 8,0 1 0,0-1 0,-1 1 0,1 0 0,0 0 8,-1 0 8,1 0-16,0 0 0,-1 0 8,1 0 16,0 0-24,-1 0 24,1-1 8,-1 1 16,1-1 0,-1 1 24,1-1 8,0 1-80,-1 0 88,1-1 0,0 0-24,0 1-8,0 0-16,0-1-8,0 1-32,0 0 24,0 0 0,0 0-16,0 0-16,0 0 8,0 0-8,0 1 16,0-1 0,0 1 0,0 0-8,0-1 0,0 1 0,0 0 8,0 0 0,0 0-16,0 0 24,0 0-16,0-1 0,0 1 16,0 0 24,0 0-8,0 0 16,0 0 0,0-1 0,0 0-48,0 0 56,-1 1-8,1-1 0,-1 1 0,1 0 24,-1-1 8,1 0-80,-1 1 64,0 0 0,0 0-16,0 0-8,0 0 16,-1 0-24,2-1-32,-1 4 40,-1-4-16,-1 2-16,2 1 16,-1-2-8,-2 0 0,4-1-16,-1 4 24,-1-3-16,-1 3 8,2-3-16,-1 2 8,-1-2 8,3-1-16,-2 4 16,1-3 0,-3 2-16,4-2-16,-2 3 24,1-3 16,1-1-24,-2 3 8,1-2 0,-1 2-8,1-1-24,-1 2 0,1-2 64,1-2-40,-1 3 0,1-2 16,0 3 0,-1-3-64,1 2 56,0-2 16,0-1-24,0 3 8,0-2-8,1 1 0,0 1-56,0-2 48,0 0 24,-1-1-16,4 2-8,-3-1 8,2 0-24,-1 0 0,2 1 40,-3-1-8,-1-1-8,4 0-24,-3 1 8,4 0-24,-4 0-8,4 0 72,-4 0-40,-1-1 16,4 0 0,-4 1-8,4 1-16,-3-1 24,0 0 8,0 0 16,-1-1-24,1 2-16,3-1-8,-4 0-8,1 0 8,-1 0 56,0 0-16,0-1-16,1 1 0,-1 0-8,0 0-48,0 1 32,0 1 48,0-3-8,0 0-16,0 1 40,-1 1-40,0-1 0,0 0-24,0 0 56,0 0-24,1-1-8,-1 1 24,-1 0 16,1 0-24,0 0 24,0-1 0,-1 0-16,2 0-24,-1 0 16,-1 1 8,-1-1-16,2 1 16,-3 0 16,3 0-40,1-1 0,-2 1 16,-1-1-16,1 2 0,-1-1 24,1 0-24,-2 0 0,4-1 0,-2 1-8,-2 1-32,3 1 64,-4-2-24,4 0 8,-3 3 0,4-4-8,-2 1-32,-2 0 8,3 2 8,0-2-24,-3 0-16,4 1-56,0-2 112,-2 3-216,2-3-120,-1 1-72,1 0-24,0-1-3305,0 0 3737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4:42.425"/>
    </inkml:context>
    <inkml:brush xml:id="br0">
      <inkml:brushProperty name="width" value="0.25" units="cm"/>
      <inkml:brushProperty name="height" value="0.5" units="cm"/>
      <inkml:brushProperty name="color" value="#FFFF00"/>
      <inkml:brushProperty name="tip" value="rectangle"/>
      <inkml:brushProperty name="rasterOp" value="maskPen"/>
    </inkml:brush>
  </inkml:definitions>
  <inkml:trace contextRef="#ctx0" brushRef="#br0">0 68 2816,'0'0'0,"0"-4"648,0 1-408,0-9-144,0 12-96,0-4 88,0 1-32,0-1 0,0-2-16,0 0-24,0 3 40,0 3-56,0-4 32,0 0-8,4 0-8,-4 2-24,0 1 32,0-1-16,0 2-8,0-2 56,0 2-48,0-2 8,0 0 8,0 2 0,0 0 48,0 0-72,0 0 64,0 0 0,0 0-8,2 0 8,-2 0 9,2 0 23,-2 0-96,0 0 128,4 0-24,-3 4 24,3-2 24,-2-2-8,0 2 24,-2-2-168,4 3 120,0-1-24,0 0-48,1 2-8,5 0 40,-8-1-32,-2-3-48,4 2 48,7 0-8,-7 2-16,10 0 24,-11 0 8,11-2-16,-14-2-40,4 1 16,7 3-16,-1-2 24,1 0 0,-1 2 64,1-2-56,-11-2-32,12 2 16,-1 1 8,3-1-24,-1 0 80,4-2 8,-1 4-8,-16-4-80,19 0 72,0 0-32,-2 0 48,-1 0 40,1 0 8,0 0-16,-17 0-120,18 0 72,1 0 0,0 0-8,-2 0 24,1 0-24,-3 0-64,-15 0 0,17 2 0,0-2 0,1 2 8,-3-2 24,2 3-16,-1-1-16,-16-2 0,17 4 0,0-4 48,0 0-24,1 0 24,-1 0-8,0 0-48,-17 0 8,18 0 48,-1-2 32,0 0 40,2-1 0,-1-1-32,-1 2-40,-17 2-48,17-4 32,-2 2 16,1-2 32,-3 3-40,-3-1 24,-6 0-24,-4 2-40,13 0 32,-9 0 32,9 0-16,-9 0-24,6 0-8,-6 0 0,-4 0-16,9 0 8,-5 0 24,0 0-24,0 2 0,0-2 8,-1 2-16,-3-2 0,2 0 40,2 0 32,-2 3-40,-2-3 8,0 0 8,0 0 8,0 0-56,0 0 121,0 0 7,0 0-8,0 0-40,-2 0-16,2 0-8,0 0-56,-6 0 40,3 0-32,1 0-16,-2 0 8,2 0-8,-2 0 8,4 0 0,-4 0-24,2 0-24,-2 0-8,1 0-24,1 2-32,0-2-128,2 0 240,-2 2-481,0 2-679,0-4-136,0 2-553,2-2-1751,0 0 3600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6:31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 1656,'0'0'0,"0"-2"224,0-2 8,4 0 88,-4 4-320,0-4 376,0 1 8,2 1 80,-2-2 8,0 2 32,0 0 17,0 2-521,0-2 520,0-2 8,0 4-64,0-2-8,0 0-16,0 2-32,0 0-408,0-2 464,0 2-32,0-1 56,0 1-31,0 0-9,0 0-16,0 0-432,0 0 344,0 3-16,0-1-48,0 2-8,0 0-16,0 7-40,0-11-216,0 4 200,0 8-56,0-8-32,2 9 0,-2-9-40,4 11 8,-4-15-80,1 10 88,1-6-8,2 11 16,-2-11-8,0 11 24,2-11-8,-4-4-104,6 14 104,-2-11 0,-1 11-32,7-10 17,-10 9-25,4-9-16,-4-4-48,4 13 64,-1-9-8,1 8-16,8-8 0,-10 5-16,2-5 0,-4-4-24,11 4 40,-9 0-8,10 0 0,-10-1 0,9-1-24,-9 0 16,-2-2-24,12 0 24,-9 4 8,1-4 8,8 0-8,-8 0-8,5 0 8,-9 0-32,2 0 48,2 0 16,0-2 16,2 0-16,-3-2-32,7 1 40,-10 3-72,0-12 80,4 8 0,0-9 40,0 9-56,-1-11 32,1 3-8,-4 12-88,2-11 72,-2-3 24,2 3-40,-2 1-8,0-2 16,0 1-40,0 11-24,0-10 24,0-1-8,0 5 0,0-7 16,0 9 0,-4-8-8,4 12-24,0-5 32,-4-7-16,2 8-16,-1-5-24,-1 5-24,0 0 16,4 4 32,-2-4-24,0-2-56,-2 2-40,0 1-112,1 1-128,1-2-184,2 4 544,-4 0-640,2-2-153,0 0-111,-2 2-64,2 0-160,0 0-129,2 0 1257,-2 0-1360,0 0-48,2 0 32,-1 4 127,1-2 297,0 0-1464,0-2 2416,0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2:02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92 3120,'0'0'0,"0"0"552,0 0-416,0 0-136,-1 0 200,1 1 72,-1 0 64,1 0 73,0 1 23,-1 1 32,1-3-464,0 1 424,0 3-32,-1-3-48,1 4-72,-1-4-24,1 3-16,0-4-232,0 2 168,-1 3-56,1-4-40,-1 4-48,0-4-8,1 3 8,0-4-24,0 2 8,0 2-24,0-4 32,0 4-16,0-3-32,0-1-8,0 0 40,0 2-112,0-2-72,0 0-112,0 0-352,1 0-256,0 0-64,-1 0 968,1 0-833,0-1 57,0 0-1992,-1 1 2768</inkml:trace>
  <inkml:trace contextRef="#ctx0" brushRef="#br0" timeOffset="1">26 1 3736,'0'0'0,"0"0"0,-1 0 152,0 0-16,-3-1 40,3 1-8,0 0 48,0 0 17,1 0-233,-2 0 232,0 2 32,1-1-32,-3 0-48,3 3-40,0-3-88,1-1-56,-1 4 40,0-3-8,-1 4-24,2-4 0,-1 4-16,1-1-8,0-4 16,-1 3 0,1 1 16,0-3-32,0 3 0,2-3-16,-1 0-40,-1-1 72,3 1-112,-2 0-80,3 0-192,-3-1-96,4 0 15,-1 0 89,-4 0 376,5 0-224,0-1 40,-1 0-2488,-4 1 2672</inkml:trace>
  <inkml:trace contextRef="#ctx0" brushRef="#br0" timeOffset="3">141 133 3288,'0'0'0,"0"0"0,0 1 240,0-1-144,0 1 40,0 0 80,-1 0 120,0 0 113,1-1-449,-1 1 520,0 0 16,0 0-40,-1 0-16,-1 0-72,2 0-8,1-1-400,-4 1 416,3 0-32,-4 0 0,1-1-56,0 1-55,0 0-57,4-1-216,-4 1 152,0 0-24,0 0-64,-1 0-16,1-1-16,0 0-40,4 0 8,-5 1-24,2 0-80,-1-1-168,3 1-305,-3-1-375,3 1-448,1-1 1400,-2 0-1336,0 0 311,1 1-2383,1-1 3408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2:01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84 1864,'0'0'0,"0"0"2072,0 1-1952,0-1-120,0 0 72,0 0 32,0 0 40,0 0 64,0 0 49,1 0 23,-1 0-280,1-1 328,0 0-8,0 0 24,0 0 8,2 0-32,-2 0 16,-1 1-336,2-1 320,1-1-8,-2 0-16,3-1-16,-3 2 16,3-3 16,-4 4-312,1-2 320,3-1-39,-3 2-33,4-3-72,-4 3-56,3-3-24,-4 4-96,2-1 88,2-2-16,-3 1-40,2 1 0,-2-2-32,3 2 48,-4 1-48,0-1 24,4-1-24,-3 1 24,0-1-56,0 1 32,0 0 0,-1 1 0,1-1-8,0 1-8,-1-1 0,0 1-32,0 0-16,0 0 40,0 0 24,0 0-80,-1 0 8,0 1 8,-1 0-40,-1 0 40,1 0 8,2-1 56,-3 1-8,1 2-24,-2-2-24,2 3 32,-2-3-48,1 3 56,3-4 16,-4 1-8,1 5-24,-1-3 8,0 1-40,1-1 48,-1 2 0,4-5 16,-4 4-16,1 0 0,0 0-32,1 0 32,-2 0-25,3-1 17,1-3 24,-1 4-24,-1-3-24,1 3 32,0-2-32,0 1 24,0-1 0,1-2 24,0 3-40,0-2 24,0 3 0,0-3 24,0 0 24,1 0 24,-1-1-56,2 1 32,-2 0 8,2 0 0,1-1-16,-2 0 24,3 1-40,-4-1-8,1 0 17,4 0-34,-4 0 9,4 0 8,-2 0-48,1 0-32,-4 0 80,3 0-136,2-1-88,-2 1-104,1 0-328,-1 0-424,1-1-24,-4 1 1104,4 0-944,-1-1 311,1 0-2455,-4 1 3088</inkml:trace>
  <inkml:trace contextRef="#ctx0" brushRef="#br0" timeOffset="1">142 81 3640,'0'0'0,"0"0"256,0-1-200,0 0 16,0 0-24,0-1 8,0 2 8,0-2 8,0 2-72,0-1 104,0 0 72,0-1 25,0 1 47,0 0 48,0 0 32,0 1-328,0-1 360,-1 0 24,0 0-32,1 0-40,-2 0-24,1 1-80,1 0-208,-1 0 232,0-1-48,0 0-8,-1 1-16,1 0-24,0 0-32,1 0-104,-2-1 88,-1 1 0,2 0-40,0 0 8,-1 0-32,1 0-8,1 0-16,-1 1 8,-1 0-16,1 0-8,-1 0 8,1 3-16,-1-3 16,2-1 8,-1 3 0,-1-1 0,1 1 0,0-2-16,0 3 16,0-3-24,1-1 24,-1 4-8,0-3 8,0 3-8,0-4 16,1 4-8,0-3-16,0-1 16,-1 3 0,1-2-16,0 1 24,0 1 0,0-2-8,0 0 8,0-1-8,0 1-8,1 0 8,-1 0 8,1-1 0,1 0-8,-1 1 0,-1-1 0,3 0-8,-2 0-8,0 0-8,3 0-40,-3-1-8,3 0-40,-4 1 112,3-1-136,-1 0-32,2-3-32,-2 3-16,2-2 8,-3 1 32,-1 2 176,4-3-144,-2 2 64,1-3 8,-2 3 48,3-1 8,-4 1 8,0 1 8,2-2-8,-1 1 0,0 0-8,0 0-8,1 0-24,-2 1 0,0 0 48,1-1-64,0 1 8,-1 0 0,0 0-16,0 0 24,0 0 0,0 0 48,0 2-24,0-1-24,0 0 16,0 0-8,0 2 8,0-2 0,0-1 32,0 2 0,0 1-32,0-2 8,0 0 16,0 0-32,0 3 32,0-4 8,0 1 0,0 0-48,1 3-40,-1-3-160,0 0-192,1 0-40,-1-1 480,1 2-425,-1-1 121,1 0 144,0 0 72,0 0-1400,2 0-576,-3-1 2064</inkml:trace>
  <inkml:trace contextRef="#ctx0" brushRef="#br0" timeOffset="2">241 84 3320,'0'0'0,"0"0"0,0-1 512,1 1-440,0-2-24,0 1 0,0 0 48,-1-1 40,0 2-136,0-3 192,0 2 40,0-1-23,1-2 15,-1 3 16,0-3-16,0 4-224,0-1 200,0 0-24,0-1-32,0 1 24,0-1 0,0 1-24,0 1-144,0-1 136,-1 0-48,0 1 0,-1-1-8,1 1-32,1 0-48,-1-1 24,0 1-24,-1 0-8,1 0 16,-1 0 0,1 2-24,0-1-24,1-1 40,-1 1-72,-1 2 8,1-1 40,-1 1 0,0-1 8,1 3-8,1-5 24,-2 4-48,1-1 16,0 1 32,-1-1-16,1 0-8,0 1-8,1-4 32,-1 4-56,0-1 32,0 0 24,1 1-16,-1-1 16,1 1-16,0-4 16,0 1-24,0 4 16,0-4 24,0 0-16,0 2 0,1-3-16,-1 0 16,1 1-32,0-1 32,0 0 40,0 0-8,3 0-24,-3 0 8,-1 0-16,1 0-16,3-2 0,-2-1 16,2 2-48,-3-4-32,3 2-48,-4 3 128,1-4-176,4 1-32,-1-1-72,-1 0-32,1-1-16,0 1 7,-4 4 321,3-4-248,1-1 64,-1-1 88,1 1 24,-3 0 40,4 0 24,-5 5 8,1-4-16,4 0 24,-4-1-8,3 1-8,-3 0 8,2 0-16,-3 4 16,1-4-16,0 1 16,0-1-16,0 1 8,0 1 8,-1-2-16,0 4 16,0-1 16,0-2 0,0 2-16,0-1 24,-1 1-8,1 0 8,0 1-24,-1 0 32,0-1 8,-1 1-24,1 0-8,-1 1 0,1 0-8,1-1 0,-2 4 16,0-3 8,1 3-16,-1 0 8,1-3 0,0 4-16,1-5 0,-2 4 8,1 0 0,0 1-8,-1-1 16,1 1-8,0 0 8,1-5-16,-1 6 32,-1 0 0,1-1 32,1 1 24,-1 0-16,0-1 16,1-5-88,0 5 72,0-1-15,-1 0-17,1 0-8,0-1-16,0-1 0,0-2-16,1 4 24,0-2-8,0 1 0,0-2 0,0 0-16,3 1-24,-4-2 24,0 1-88,4-1-81,-3 0-63,3 0-8,-3 0 40,4 0 32,-5 0 168,3 0-2856,-3 0 2856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2:00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82 2216,'0'0'0,"0"-1"1296,0 1-1040,0-2-208,0 1-24,0 0 32,0-1-24,0 2-32,0-1 32,0 0 8,0 0-8,0 0 64,0 0 48,0 1-144,0-1 192,0 0 105,1-1 63,-1 1 112,0 0 96,0-1 56,0 2-624,1 0 632,-1-1 16,1 0 32,0 1-15,-1-1 71,0 1-80,0 0-656,0-1 608,0 1-40,0-1-72,0 1 24,0 0-32,0-1-48,0 1-23,0 0-417,0-1 336,1 1 8,-1 0-72,0 0-48,0 0-8,0 0-104,0 0-112,0 0 112,0 0 24,0 0-56,0 0 8,0 1-40,0 0-48,0-1 0,0 1-16,0 3 40,0-4 32,0 5-24,0-4-16,0 4-40,0-5 24,0 4-24,0 0 40,0 1 0,0-1-16,-1 0-8,1 1-24,0-5 32,0 4-24,-1 0 0,1 0 24,-1 0-8,1 0-16,0-1-8,0-3 32,0 4-40,-1-3 40,1 3-72,0-2 56,-1 1-8,1-2 16,0-1 8,0 4 48,-1-4-32,1 1-32,0 0 0,0 0 16,0 0-24,0-1 24,0 0 48,0 0 0,0 0-16,0 0-8,0-1-40,0 1-8,0 0 24,0-1-8,0-1 56,1-1-72,-1 1 32,1-2-8,0 1-40,-1 3 40,1-4 16,0 0 8,-1 0-8,1 0 16,1 0-24,-1-1-16,-1 5 8,1-4 24,0 0 8,1-1-48,-1 0 32,0 1-40,2-1 0,-3 5 24,1-5 16,1 0-40,1 0 24,-2 0-16,3 0 0,-3 1 16,-1 4 0,4-5-48,-3 1 40,3 0-32,-2 0-16,2 1 0,-2 0-40,-2 3 96,3-2-128,-1-2-48,1 2-104,-2-2-128,3 3-168,-3-1-201,-1 2 777,1-1-1008,3-1-264,-4 1-304,2 0-257,-1-1 193,0 1 424,-1 1 1216,1-1-2137,1 1-351,-2 0 2488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1:54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41 1640,'0'0'0,"0"0"128,1 0-96,-1 0-32,1 0 32,0 1 0,-1 0-8,1 0 16,-1 3 16,0-3 16,0-1-72,0 4 104,0-3 24,0 4 8,0-2 0,0 1-8,0 0 0,0-4-128,-1 5 168,1 0 8,-1 0 24,0 0 16,0 0 0,-1 1-8,2-6-208,-1 5 200,0 0-32,0 1-24,-1-1 0,0 0-15,1 1 55,1-6-184,-2 5 216,1 0 8,0-1 32,0 0 8,-1 0 32,1 0 8,1-4-304,-1 3 344,0-1-56,1 1-32,-1-2-40,1 0-48,0 0 16,0-1-184,0 2 176,0-2-8,0 1-24,0-1-8,0 0 0,0 0-16,0 0-120,1 0 112,1 0-80,-1-1-32,3-1-8,-3-2-40,3 3-16,-4 1 64,3-6-88,1 2-64,0-1-8,0 0 8,0 0-64,0 1-40,-4 4 256,4-5-344,-1 0-104,0 1-56,1 0 32,-1 0 32,1 0 40,-4 4 400,4-3-320,-1 1 15,1-2 65,-3 2 48,4 1 40,-4-1 8,-1 2 144,4-1-104,-4 0 8,4 0 32,-4 0 0,1 1 0,0 0 16,-1 0 48,1 0-56,-1 1 32,1 0 8,-1 3 32,0-3-8,0 3 64,0-4-72,0 1 80,0 4 16,0-2 40,-1 0 24,0 1 8,0 0-16,1-4-152,0 4 152,-2-1-16,2 1-8,-1 0 25,0-1-25,0 1-32,1-4-96,-1 4 88,0-1-8,0 1-56,0-1 32,0 1-24,1-2-32,0-2 0,-1 4 56,0-3-64,1 2-8,0-2-32,0 3-40,0-4-32,0 0 120,0 1-160,0 0-72,0-1-193,1 0-175,0 0-72,0 0 112,-1 0 560,4 0-368,-4 0 168,2-1-1464,-2 1 1664</inkml:trace>
  <inkml:trace contextRef="#ctx0" brushRef="#br0" timeOffset="1">142 123 1792,'0'0'0,"0"0"144,0 0-144,0 0 224,0 0 136,0 0 112,0 0 48,0 0 0,0 1-24,0-1-496,0 1 473,0 0 7,0 0-32,-1 0-56,0 1-48,-1 1-96,2-3-248,-1 1 200,0 1-32,0 1-48,-1-2-24,1 0-32,-1 3-40,2-4-24,-1 1 8,0 0-8,-1 3-24,1-4-32,0 1-32,0 0-88,1-1 176,0 0-352,-1 0-336,1 0-384,0 0-169,1-1 217,0 0 352,0-4-64,-1 5 736,4-4-1392,-4 4 1392</inkml:trace>
  <inkml:trace contextRef="#ctx0" brushRef="#br0" timeOffset="2">170 6 1752,'0'0'0,"0"-2"120,0 2-120,0-1 144,0 0 24,-1 0 16,1 1 0,-1 0-48,1 0-16,0 0-120,-1 3 64,1-2-40,-1 3-40,-1-3-24,1 4-32,0-1-8,1-4 80,-1 5-128,-1 0-96,1 0-16,0 0 24,0 0 48,-1 0 56,2-5 112,0 5-1480,0-5 1480</inkml:trace>
  <inkml:trace contextRef="#ctx0" brushRef="#br0" timeOffset="3">227 48 1368,'0'0'0,"0"0"208,0-1-120,1 0 40,-1 1-128,1 0 200,-1-1 96,0 1 120,0 0 40,0 0 16,0 1 24,0-1-496,0 4 440,-1-3 33,0 2 7,0-1-72,0 3-8,-1-1-80,2-4-320,-1 5 328,-1 0-32,-1 0 0,3 0 8,-2 1-80,0-1-64,2-5-160,-3 6 192,2 0-64,0 1 8,-1-2 0,-1 2-24,2-1-72,1-6-40,-1 8 72,-1-2-32,1 1-32,0-2 40,0 1-16,0-2-32,1-4 0,-1 3-8,1 1-8,0-2-56,0 2 8,0-3-136,1 0-256,-1-1 456,1 1-944,0 0-664,2-1-137,-2 0 409,2-2-1176,-3 2 2512</inkml:trace>
  <inkml:trace contextRef="#ctx0" brushRef="#br0" timeOffset="4">314 105 1824,'0'0'0,"0"0"328,0 0 56,0 0-32,0 0-352,0 0 392,-1 0 24,1 0 56,-1 0 81,1 0 15,-1-1 24,1 1-592,0 0 536,0 0-80,-1-1 8,1 0-16,0 0 24,-1 0 32,1 1-504,0-1 472,0 0-7,-1 0-41,1 0-40,-1 1-24,0-2-24,1 2-336,-1 0 304,0-1-24,-1 0-8,0 0 8,-1 1-56,2 0-16,1 0-208,-4 0 112,3 0-56,-3 0-16,2 2 16,-2 1-56,1-2 16,3-1-16,-3 4 0,-1 0-8,2 0 16,-3 1-32,2-1 8,0 1 16,3-5 0,-4 6 0,1 0 16,-1 0-32,3-1 32,-3 1-16,3-1 8,1-5-8,-2 5 40,1-1-40,-1-3 0,1 4-24,0-4 48,1 2-48,0-3 24,0 1 24,0 0-8,0 0-32,0 0 16,1 0 8,0-1-16,-1 0 8,1 0 8,3 0 0,-3 0 8,3-1-32,-3 0 0,3 0-8,-4 1 24,4-4-48,0 2 0,0-2-16,0 0 8,0 0-16,1-1 24,-5 5 48,5-5-56,-1-1-40,1 0 16,0 1-8,0-1-40,0 0 8,-5 6 120,4-6-160,0 0-80,0 1-32,0-1-32,-1 0-24,0 0 8,-3 6 320,2-6-280,2-1 24,0 0 48,-3 0 40,2 1 24,-2-1 23,-1 7 121,1-5-80,0 0 48,0 0-16,-1 1 16,0 1 0,0 2-48,0 1 80,0-4-48,0 4 0,0-1-24,0 0 8,0 1 0,-2 1 48,2-1 16,-1 4-48,0-3 112,-1 4 64,1-1 32,-3 0 136,3 1-39,1-5-257,-1 5 288,-1 0-8,1 0-32,0 0 48,0 1-24,-1 1 64,2-7-336,-1 6 344,-1 0-32,2 0 0,-1 0-40,0-1 16,1 1-8,0-6-280,-1 5 232,1 0-56,0 0-88,0-1-32,1 0-24,0 0-32,-1-4 0,1 4 8,3 0-40,-3 0-8,4-1 0,-2-1-24,1 2-48,-4-4 112,4 1-224,0 0-160,0 1-352,0 1-512,0-3-585,1 1-495,-5-1 2328,5 2-2305,0-2 705,0 1-944,-5-1 2544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1:52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2 1768,'0'0'0,"0"0"320,0 0-248,-1 0 56,1-1 40,-1 1 48,1 0-216,-1 0 256,0 0 0,0 0 8,-1 0-16,1 1-8,-1-1-32,2 0-208,-1 2 168,-3 1-8,3-2-48,-3 3-40,3-2-15,-3 3-25,4-5-32,-4 4 32,0 0 0,1 0 0,-2 1-16,2 0 16,-1-1-16,4-4-16,-3 5 32,1 1-32,-2-1 8,2 0 8,-1 1-8,2-1 16,1-5-24,-2 5 16,1 1 0,0 0-8,0-2 16,0 1-16,1-1 0,0-4-8,-1 3 16,1 1-8,0-1 16,0-2 0,0 4 16,1-4 0,-1-1-40,1 4 40,0-4 8,0 2-32,3 1 16,-3-3 0,3 1-8,-4-1-24,1 1 40,3 0-24,0-1-16,0 0-16,0 0-24,0 0-16,-4 0 56,5-1-96,0 0-72,0 0-176,0-1-273,-1-2-103,1 3 96,-5 1 624,5-4-464,0 2-1568,-5 2 2032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1:51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20 1672,'0'0'0,"-1"0"112,1 0-112,-1 0 120,0 0 24,1 0 8,0 0 24,-1 0 8,1 0 64,0 0-248,0 0 312,0 0 56,0 0 64,0 0-16,1 0 1,0 0-49,-1 0-368,1 0 288,0 0-64,1 0-96,1-1-48,-1 0-48,1 0 8,-3 1-40,1-1 24,4 0-16,-2 0 0,0 0-32,1 0 0,-1 0 8,-3 1 16,4-2 0,0 1 8,0 0-8,0 0-16,0-1-16,0 1 16,-4 1 16,5 0-32,-2-1 16,2 0-16,-2 1-8,1 0 0,0 0 0,-4 0 40,1 0-56,4 0 0,-4 0-8,3 1 24,-3 0-16,0 0-16,-1-1 72,4 2-80,-3 1-40,-1-2 8,2 0 24,-2 2-8,1-2 16,-1-1 80,0 4-41,0-4 17,0 4 40,0-3 25,-1 2 15,0-2-40,1-1-16,-1 1 24,-2 3 32,2-3 32,-3 3 96,3-3 32,-3 2 80,4-3-296,-2 1 352,-2 0 72,2 3 80,-2-4 24,2 2-8,-2-1-80,4-1-440,-3 3 360,1-2-56,-2 0-56,0 0-47,3 0-89,-4 1-24,5-2-88,-3 1 32,1 0 40,-2 0 0,2 0-24,-1 1-8,1-2-48,2 0 8,-3 2 16,1-1-8,-1-1-8,2 0-16,-1 0-24,0 0-24,2 0 64,-1 0-120,0 1 0,0-1-40,0 0-193,0 1-183,1-1-216,0 0 752,-1 0-1008,1 0-176,0 0-65,0 1 105,0-1 320,0 0 320,0 0 504,1 0-1648,-1 0 1648</inkml:trace>
  <inkml:trace contextRef="#ctx0" brushRef="#br0" timeOffset="1">163 67 672,'0'0'0,"0"0"816,0 0-792,0 0 0,-1 0-8,1 0-16,0 0 40,0 0 0,0 0 32,0-1 72,-1 1 32,0-1 48,1 1-224,-1 0 248,1-1-16,-1 1 16,0-1-24,0 0 0,-1 1-16,2 0-208,-1-1 224,0 1-8,0 0 24,-1-1 8,1 1-7,0 0-17,1 0-224,-4 0 216,3 0-40,-2 0-48,2 0-40,-1 0-48,-2 0-24,4 0-16,-1 1-24,0-1 0,-3 1-24,3 1 8,0 1 40,-1-2-16,2-1 16,-2 3 8,-1-2-24,2 2 0,0-2-16,0 3 0,-1-3 16,2-1 16,-1 3-24,0-2 24,0 2-8,1-1-16,-1 1 16,1-2-8,0-1 16,-1 1-8,1 1 16,0 1-16,0-3 0,0 1 0,0 1-8,0-2 16,1 0 0,0 0-8,1 1 8,-1-1 0,2 0 0,-2 0 8,-1 0-8,4 0 24,-4 0-24,4-1-24,-3 0 48,3-1-72,-3 1 40,-1 1 8,4-2-8,-3-1-48,4 2 16,-4-1-16,3-1-16,-3 2-8,-1 1 80,4-2-64,-3 1 0,0-1 16,3 0 24,-4 1-8,3-1 0,-3 2 32,0-1-33,1 0-7,0 0 0,0 0-16,-1 0 0,0 1 0,0 0 56,0 0-48,0 0-32,0 1 0,0 0 24,0 0-8,0 3 64,0-4 0,-1 0 24,-1 4-24,1-3 16,0 3-8,0-3 8,0 3-24,1-4 8,-1 2 16,1 1-16,-1-1-40,1 1 56,-1-1-16,1 1 8,0-3-8,0 1 24,0 0-32,0 0-24,0 3-16,0-3 8,0-1-8,0 0 48,0 2-80,0-1 8,1-1-96,0 1-104,-1 0-128,1 0-88,-1-1 488,1 0-440,-1 1 136,2-1 112,-1 0-1280,-1 0 1472</inkml:trace>
  <inkml:trace contextRef="#ctx0" brushRef="#br0" timeOffset="2">186 103 1488,'0'0'0,"0"0"56,-1 0-8,1 0-48,-1 1 72,0 0 48,1 0 48,-2 0 64,1 0 40,0 0 32,1-1-304,-1 1 320,0 0 56,-1 0 16,2 0 24,-1 0 9,-1 0-41,2-1-384,0 1 336,-1-1-8,0 1-48,1 0 40,-1-1 24,1 0-24,0 0-320,-1 0 328,1 0-24,-1 0 0,1 0 0,0 0-48,-1 0-56,1 0-40,0 0-160,0-1 144,0 0-16,0 0 0,0 0-72,0-1 1,1 0-33,-1 2-24,2-2-8,-1-1 32,2 2-48,-2-3 16,3 2-8,-4-2-17,0 4 33,5-2 24,-4-3-32,3 2-16,-3 0 24,4-1-8,-2 1 0,-3 3 8,4-4 8,-1 0-16,0 0-24,1 0 0,0-1-8,0 2 0,-4 3 40,4-4-56,0 3-16,0-4-112,-1 4-136,2-3-264,-1 3-384,-4 1 968,4-2-1344,0-1-249,-1 2 329,0 0 416,-1 0-968,-2 1 1816</inkml:trace>
  <inkml:trace contextRef="#ctx0" brushRef="#br0" timeOffset="3">248 98 1456,'0'0'0,"0"1"120,-1 0-8,1-1-112,-1 1 144,0 0 48,0 0 64,1-1 40,-1 0 56,1 1 16,0-1-368,0 0 392,0 0 16,0 0-16,1 0 25,0 0-17,0 0-16,-1 0-384,1 0 392,0 0-32,3-1 0,-3 1-48,3-1-16,-3-1-16,-1 2-280,4-1 216,-3-2-8,3 2-56,-3-1-48,3-1 8,-2 1-48,-2 2-64,4-3 64,-3 2-24,4-4-40,-2 4-24,-2-3-16,4 3-8,-5 1 48,1-4-72,3 2-24,-3-2-32,1 3-32,1-3-48,-3 3 0,0 1 208,1-1-232,0-1-40,-1 1 16,0 1-8,0-1 16,0 1 24,0 0 224,0 0-240,0 0 56,0 1 0,-1 0 56,0 3 72,-3-3 8,4-1 48,-1 1-8,-2 0 8,1 3 0,-2-3 16,3 0 8,-3 3 8,4-4-32,-2 1 64,-1 2 0,1-2-8,-1 2 40,2-2-8,-1 3 32,2-4-120,-2 1 112,1 3-16,-1-3 0,1 3 0,-1-3 16,1 4 24,1-5-136,-1 1 168,1 3 8,-2-3 32,1 3-32,1-3-16,-1 3-40,1-4-120,0 1 80,0 3-40,0-3-8,0 2-48,0-2 8,1 0 8,-1-1 0,1 1 8,1 0-16,1-1-40,-2 0-16,3 0-48,-3 0-80,-1 0 192,5 0-232,-4-1-176,4 0-184,-2 0-176,0-3-217,1 3-15,-4 1 1000,4-3-832,-1 2 272,1-3 232,0 3-248,-1-4-384,-3 5 960</inkml:trace>
  <inkml:trace contextRef="#ctx0" brushRef="#br0" timeOffset="4">338 77 1048,'0'0'0,"0"0"0,0 0 320,0 0-296,0 0 8,0-1 24,0 1 32,0-1 40,0 1-128,0 0 168,0 0 80,0 0 32,0 0 40,0 0 0,0 0-16,0 0-304,0 0 304,-1 1-40,1 0 40,-1 0-32,0 0-31,0 3-9,1-4-232,-1 1 168,0 3 24,0-3-64,0 5 8,-1-3-16,1 1-8,1-4-112,-1 4 176,0 0 8,-1 0 24,1-1 8,-1 1-16,1 0 8,1-4-208,-2 4 216,2-4-216,-1 4 192,-1 0 32,1 0-32,0 0 72,-1-1 24,1-2 64,-1 3 48,1-3-47,1 0-25,0 0-72,-1 1-72,1-2-184,0 0 184,0 0-40,0 0 64,0 0-16,0 0 8,1 0-32,-1 0-168,1-2 120,0 1 8,0-3-56,0 3-40,3-4 8,-4 1-40,0 4 0,4-4 8,-3-1 16,3 1-72,-2-1 0,2 1-16,-3-1-56,-1 5 120,5-5-48,-3 1 8,2-1-72,-2 0 0,3 1-8,-4 0-48,-1 4 168,5-4-120,-4 0 40,4 1-64,-4-1 64,4 3-24,-4-4-48,-1 5 152,3-1-136,-1-2-24,-1 2-24,0 0-16,0 1 56,1-1-57,-2 1 201,0 0-176,1 0 40,0 1-72,-1 0 48,0 1-16,0 2 0,0-4 176,0 1-112,0 3-8,0-3 32,-1 3 8,0-2 16,1 3 32,0-5 32,-2 4-24,1 0 16,0 0-8,0 0 16,-1 0 8,1 0-8,1-4 0,-1 4 32,0 0-16,0-1 16,0 1 8,0-3-24,0 4-8,1-5-8,0 2-8,-1 3 0,1-4 8,0 3-8,0-3 24,0 2-16,0-3 0,0 1-16,0-1-32,1 1-56,0-1-184,1 0-232,-2 0 520,3 0-760,-2-1-184,0 0-17,3-2 57,-3 1 144,3-1 208,-4 3 552,1-3-352,3-1 168,-2 1 96,2 0-1128,-4 3 1216</inkml:trace>
  <inkml:trace contextRef="#ctx0" brushRef="#br0" timeOffset="5">481 18 1144,'0'0'0,"1"-2"120,3-2 80,-2 1 96,1 2 144,-3-1 168,0 2-608,1 0 704,-1-1 120,0 1 49,0 0-57,-1 1-8,0 2-56,1-3-752,-1 2 680,0 2-56,-3 0-103,3 0-73,-4 1-64,2 1-80,3-6-304,-2 6 288,-3 0 8,2 0-8,-1 1 0,1 1 16,-1-1-80,4-7-224,-3 7 216,-1 0-48,0 0-48,3 0-40,-3-1-24,2 1-48,2-7-8,-4 6 48,3 0-16,0-1 8,-1 0 24,1 0-64,-1-1 56,2-4-56,0 4-40,-1-3-16,1 3 0,0-3-96,1 0 32,0 3-8,-1-4 128,1 0-264,0 0-208,3 1-280,-4-1-440,4 0-393,-2 0-175,-2 0 1760,4-1-1808,-1-1 215,1-1 553,0-1 424,0 0-816,-4 4 1432</inkml:trace>
  <inkml:trace contextRef="#ctx0" brushRef="#br0" timeOffset="6">443 51 2040,'0'0'0,"-2"1"384,-1 3-192,2 0-112,1-4-80,-2 3 96,1-2 56,0 4 56,1-5 72,0 4 40,1-3-40,-1-1-280,1 1 272,3 0-24,-3 0-23,3 0 39,0 0-32,0-1-56,-4 0-176,4 1 160,0-1-48,0 1-16,1-1-8,-1 0-16,1 0-64,-5 0-8,5 0-16,0 0 8,0 0-72,1 0 80,-1 0-8,1 0-104,0 0-88,-6 0 200,6 0-488,-1 0-433,0 0-231,0 0 200,-1 0 48,0-1-232,-4 1 1136,0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1:49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1664,'0'0'0,"0"0"184,0 0-184,0-2 232,1 1 80,-1-1 96,1 1 64,0 1 64,0-1 16,-1 1-552,1 0 521,-1 0-41,0 0-64,1 0 8,0 1 0,-1-1-8,0 0-416,1 0 440,-1 1-32,0 1-16,1-1-48,-1 0-24,0 0-96,0-1-224,1 4 176,-1-3-55,0 4-49,0-2-16,0 1-32,0 0 0,0-4-24,0 3 24,0 1 0,0 0-16,0 0-8,-1 0 0,1 0-32,-1 1 8,1-5 24,-1 4-24,0 1-32,0-1 0,1 0-8,-1 0 0,0-1-1,1-3 65,0 4-80,-1 0-72,1-3-120,0 3-184,0-2-224,0 1-224,0-3 904,0 2-1072,0-1-113,0 0 49,0 1 296,1-1 296,0 0-1280,-1-1 1824,0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49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13 2344,'0'0'0,"0"0"48,0 0-48,0 0 24,0-1 0,0-1-8,0 2 0,0 0 0,0 0 8,0 0-24,0 0 16,0-2 8,0 2-8,2 0 16,-2 0 16,0 0-8,0 0-40,2 0 48,-2 0 0,2 0 8,-2 0-8,4 0 8,-4 0 16,0 0-72,2 0 80,-2-2 16,4 2 8,-4 0 0,2 0 24,2 0 0,-4 0 24,0 0-152,4 0 168,-4 0 24,4 0 0,-2-2 16,2 2-7,-4 0 7,0 0-208,5 0 208,-3 0-16,0 0 0,2-2-8,-2 2-16,2 0-40,-4 0-128,0 0 120,4 0-40,0 0-40,0 0 0,-2 0-32,2-2-8,-4 2 0,2 0 16,0 0 8,1 0-8,-1 0-8,2 0-8,-4 0 8,0 0-8,4 0 8,-4 0 0,2 0 8,-2 0-8,2 0 8,-2 2-16,0-2 0,0 0 0,0 0 0,0 2 0,0-2 0,0 2-16,0-2 16,0 0-32,0 2 16,0-2-8,0 2-8,0 1 24,0-3-16,0 0 24,0 2-16,0 0 0,0 0 8,0 0 0,-2 0 0,2 0 0,0-2 8,0 2-8,0 0 16,0 0-8,0 2 0,-2-4 8,2 4-24,0-4 16,0 1-8,0 3 0,-2-4 0,2 6 0,0-4 0,0 2 8,0-4 0,0 2-16,0 2 8,0 0-24,0-1 8,0-1 0,0 2-8,0-4 32,0 4 0,0 0-40,0 0-8,0 0 0,-2-1-16,2 1 40,0-4 24,0 4-40,0 0 32,0 0-8,0 0-8,0 0 0,0-2 0,0-2 24,0 3 32,0 1-32,0 0 0,0-2 8,0 2-56,0 0 64,0-4-16,0 2-24,0 2 24,0-1-8,0-1-8,0 2 24,0-2 0,0-2-8,0 4-8,0-2 8,0 2-8,0-2-24,0 2 8,0-1 8,0-3 16,0 2-8,2 2-8,-2-2 0,0 0 16,0 2-16,0-2 8,0-2 8,0 4-40,0-2 8,0 0-16,0 1-16,0-1 64,0 2-16,0-4 16,2 0 0,-2 6-16,0-4-40,0 2 40,0-4-32,0 4 64,0-4-16,0 2-16,0 1-32,0-3 32,0 4 0,0-4 16,0 4 0,0-4 0,0 0-24,0 4-24,0-2 8,0 0 48,0 0 0,-2 2 16,2-4-24,0 0-8,0 3-16,0-3 24,0 4 16,-2-4 0,2 2 0,0-2-16,0 0 0,-2 4-32,2-4 64,0 0 0,-2 2-32,2-2 40,0 0-40,-2 2 24,0 0 8,2-2 32,-1 2-24,1 0 16,-2-2-32,2 0-24,-2 2 32,0 0-8,0 0 16,0-2 48,0 1-24,-2-1 24,4 0-88,0 2 88,-4 0 0,2 0-8,-2-2 8,2 2-16,-2-2-8,4 0-64,-4 0 88,2 0-16,-3 0 16,1 2-8,0-2-16,0 0-48,4 0-16,-6 0-8,2 0-40,0 0-56,-2 0-48,3 0-112,-1 0-232,4 0 496,-4-2-648,0 2-145,2 0 33,0-2 192,0 2 176,0-2-1664,2 2 2056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48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14 2656,'0'0'0,"0"-2"40,0 0-40,0 0 32,2 0 8,-2 2-40,0 0 48,0-2 0,0 0-16,0 2 24,0 0 0,0 0 32,0 0-88,0-2 88,0 2-24,0 0-8,0 0-8,0 0-16,0 0 32,0 0-64,0 2 56,0-2 16,0 2-16,0-2-16,0 2 40,0 0 8,0-2-88,0 2 72,0-2 8,0 4-40,0-4-16,0 3 0,-2-3 48,2 0-72,0 4 72,0-2 16,-2 2 48,2-4-16,-1 6 9,1-4-1,0-2-128,-2 4 72,2-2-16,0-1 16,-2 3-16,2 0 40,0-4-8,0 0-88,0 4 104,0 0 8,-2-4 0,2 4 48,0 0 0,0-1 8,0-3-168,0 4 136,0 0-24,0 0 24,0-2-40,0 2 24,0 0-56,0-4-64,0 4 24,0-2-32,0 1-8,0-1 56,0 2-24,0-2 0,0-2-16,0 4 16,2-4 0,-2 4 24,0-2-8,2 0-8,-2 0-56,0-2 32,2 2-56,-1-2 40,-1 1 8,2 1 56,2-2-40,-4 2-32,0-2 24,4 0-16,-4 2-8,4-2 40,-3 0-24,3 2-8,-4-2-24,0 0 40,4 0-72,0 0-8,-2 0-32,1-2-120,1 2-112,0 0-184,-4 0 528,4-2-680,-1 2-9,1-2 81,-2 0 168,2 2 168,-1-1 48,-3 1 224,4 0-2112,-4 0 2112</inkml:trace>
  <inkml:trace contextRef="#ctx0" brushRef="#br0" timeOffset="1">62 69 2456,'0'0'0,"0"0"0,0 0 64,0 0-24,0 0 24,0 0 8,0 2 48,0-2 56,0 0-176,0 0 264,0 2 88,0 2 64,0-4 64,0 4 1,0-4-33,0 0-448,0 4 408,0 0-32,0 0-48,0-2 0,0 1 24,0 1 8,0-4-360,0 4 376,0 0 0,-2 0-8,2 0-32,0 0-32,0 1-63,0-5-241,-2 6 152,2-2-40,0 2-48,-2-2-48,2 0 0,0-1-16,0-3 0,0 4-8,0 0-16,0 0-56,0 0-32,0 0-96,0-2-89,0-2 297,0 3-424,0-3-168,0 4-240,0-2-264,0 2-184,0-4 143,0 0 1137,0 0-824,0 2-1760,0-2 2584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47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10 2928,'0'0'0,"0"0"168,0 0 72,0-2 152,-2 2 152,2 0-544,0 0 697,0-2 103,-2 2 24,2 0-40,-2-2-40,2 2-96,0 0-648,-2 0 617,2 0-113,-1 0-72,-3-2-64,4 2-88,-2 0 32,2 0-312,0 0 328,-4 0-32,2 0-32,0 0 0,0-2-64,0 2 40,2 0-240,-2 0 272,1 0-32,-1 0-16,0 0-24,0 0-32,0 0 25,2 0-193,-2 0 184,0 0-24,0 0-16,0 0-48,0 0-48,2 0 64,0 0-112,-3 0 88,1 0-48,2 2 16,-4-2-72,4 0 16,-2 2 32,2-2-32,-2 0 0,0 2 16,2-2-16,-2 2-24,0-2 0,2 0 56,0 0-32,-2 2 24,1-2-24,1 2 24,-2-2-80,2 1 56,-2-1 0,2 0 0,0 0-24,-2 2 8,2-2-64,0 0 80,-2 2-40,2-2 40,0 0 0,0 2 0,0-2-64,0 0 40,0 2-16,0 0 8,0-2 0,0 0 32,0 2-64,0-2 0,0 2-32,-2 0 16,2 0 64,0-2-64,0 0 80,0 2-104,0 0-24,0-1-9,0 1 57,0 0-48,0 0 8,0-2 120,2 2-120,-2-2-32,0 4 80,0-2 24,0 0 0,0 0-40,0-2 88,2 4-80,-2-4 0,0 3 80,0-1 0,0 2-56,0 0 24,0-4 32,0 2-104,0 2 40,0-2 112,0 1-16,0-1-24,0 2-8,0-4 0,0 2-40,0 2 16,2-2 56,-2 2 8,0-4-56,0 5-16,0-5 32,0 0-48,0 4 8,0-2 48,0 2 40,0-4-64,0 4 0,0-4 16,0 2 0,0 2-40,0-4 96,2 3-48,-2-1-8,0 2-24,0-4 24,0 2-56,0 0 64,0 2 32,0-2-56,0 2 0,0-4-24,0 0 40,0 2-48,0-1 112,0 1-24,0 0-40,2-2 8,-2 2-40,0-2 32,0 0-40,0 4 112,0-4-64,0 2-8,0 0-16,0-2-56,0 0 72,0 2-32,0-2 16,0 2 24,0-2-48,0 2-16,1-2-16,-1 0 72,2 2-88,-2-2 80,2 1-56,0-1 8,0 0-8,0 0-48,-2 0 112,2 0-64,0 0 16,0 2-8,1-2-32,-3 0 32,4 0-24,-4 0 80,2 0-64,2 0-24,0 0 0,-2 0 0,2 0-40,-1 0-8,-3 0 136,4 0-200,-2 0-88,2 0-80,-2 0-112,0 2-169,2-2-87,-4 0 736,1 0-800,3 0 0,-4 0 40,4 2 88,-2-2 47,2 0 49,-4 0 576,4 2-504,-4-2 96,3 0 128,-1 0 104,0 2-104,0-2-1776,-2 0 2056,0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1:14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0 3656,'0'0'0,"0"0"0,-2 0 688,1 0-199,-1 0-65,0 4 0,0-1 56,2 0 40,0-3-520,-1 4 568,-1 1 16,0 9-8,-1-11-80,1 13 1,-2-11-57,4-5-440,-3 19 464,0-3 16,1 1-8,-3 1-24,1 1-32,-1 2 8,5-21-424,-5 24 384,-2 0 24,2 2-56,-1 2-72,1 1-71,0-1-49,5-28-160,-7 33 104,2-2-8,0 0-56,-1 1-40,1-5 16,2 1-64,3-28 48,-4 24 0,3 1-32,-1-5-32,2 0-16,0-5-48,0-1-72,0-14 200,0 5-297,3 14-167,2-15-248,-1 10-296,1-11-432,0 2-473,-5-5 1913,6 5-2160,-1 1-2617,-5-6 4777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46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0 3408,'0'0'0,"0"0"72,-2 0-16,2 0 32,-2 0 40,2 0 8,0 0-136,-2 2 184,2-2 0,0 0-24,-1 2-16,1 0-23,0 0-57,0-2-64,-2 0 64,2 4-8,0-3-24,-2 3 0,2-2-16,0 2-8,0-4-8,0 4 16,-2 0 16,2 0-32,0-3 0,0 3 16,0 0-8,0-4-8,0 6 32,0-2 8,-2 0-8,2 1-8,0-1-8,0 2-16,0-6 0,0 4 0,-2 2-8,2-3 0,0 1-8,0 0-8,0 2-32,0-6 56,0 4-80,0-1-48,2 1-57,-2-2-55,2 2-56,-2-2-16,0-2 312,2 2-288,0 2 64,-2-4-2392,0 0 2616</inkml:trace>
  <inkml:trace contextRef="#ctx0" brushRef="#br0" timeOffset="1">88 88 3096,'0'0'0,"0"0"80,0 0-80,0-2 112,0-1 64,0 3 88,0-2 80,0 2 56,-2-2 49,2 2-449,0 0 448,-2-2-32,2 2-64,-2 0-24,2 0-56,-2-2-48,2 2-224,-1 0 224,-1 0-48,0 0-16,2-2-16,-4 2-48,2 0-8,2 0-88,-2 0 56,0 0-16,0 0 8,0 0-32,0 2-8,0-2-16,2 0 8,-1 2 8,-1-2-8,0 4-16,2-4 0,-2 2-32,0-1 0,2-1 48,0 0-56,-2 4 0,0-2 0,2 0-16,0 0 16,0 2 0,0-4 56,0 0-40,0 4-16,0-2-8,0 1 0,2-3-32,0 4-8,-2-4 104,0 0-96,2 4-40,0-4 0,0 2 0,0 0-24,-1 0 80,-1-2 80,4 0-64,-4 0 24,4 0 16,0 0 0,-4 0-8,6 0 24,-6 0 8,2-2 8,1 2 0,1-4 0,-2 4 16,2-4-24,0 4 32,-4 0-32,4-4 16,-2 4 0,1-3 32,-3 1-48,4-2 72,-2 2 0,-2 2-72,4-4 48,-4 4 48,4-4-32,-4 2 0,2-1 80,2 3-8,-4 0-136,0-4 136,0 2 24,0 2-32,0-2 8,0 0 16,0 2-48,0 0-104,0-2 128,0 0-16,0 2-8,-2 0 8,-2 0-40,4 0-56,0 0-16,-4 0-8,4 0-24,-4 0-32,2 0-16,-2 2-56,2-2-72,2 0 208,-3 2-304,1-2-144,0 4-112,-2-4-152,4 2-112,-2 0 55,2-2 769,-2 2-608,2-1-192,-2 1-1568,2-2 2368</inkml:trace>
  <inkml:trace contextRef="#ctx0" brushRef="#br0" timeOffset="2">178 61 3120,'0'0'0,"2"-2"136,-2 2-136,2-1 136,0-1 40,0-2 80,-2 4 72,2-4 80,-2 4 89,0 0-497,2-4 528,-2 4 32,1-2 40,-1-2-48,0 4-32,0-2-16,0 2-504,0-1 416,0-1-8,0 0-55,0 2-73,0-2-48,-1 2-24,1 0-208,0-2 176,-2 0 24,2 2 40,-2 0-64,2 0-32,-2-2-32,2 2-112,0 0 32,-2 0 24,0 0-8,2 0-24,-2 2 0,0-2-8,0 0-16,2 0 0,0 2-8,-2 0 0,0 0 8,0-2 0,2 4-8,-1-4-32,1 0 40,0 3-56,-2-3 8,2 4 0,-2-4 32,0 4-8,2-4-8,0 0 32,0 4-56,0-2-24,-2 2-16,2-4-16,0 3-32,0-1-32,0-2 176,0 2-192,2-2-8,-2 4-8,2-2 8,0-2 8,-2 2-25,0-2 217,3 2-208,-3-2-16,4 2 8,-4-2-16,4 0-32,-2 2-24,-2-2 288,4 0-288,0 2 0,0-2 40,-3 2 24,3-2 32,0 0 24,-4 0 168,2 2-136,2-1 32,-2 1 48,0-2 8,2 2 24,-3-2 0,-1 0 24,2 4 0,0-4 0,-2 4 8,4-4 16,-4 4 16,2-4 0,-2 0-40,0 4 56,0-4 40,0 3 16,0-3 56,0 2 40,0 2 48,0-4-256,-2 0 280,0 4 40,0-4 56,0 4 56,0-4 48,2 0-480,-1 4 513,-3-4-33,4 4-48,-4-4-96,2 3-88,-2-3-24,4 0-224,-4 4 152,2-4-8,0 4-48,-1-4-24,3 0-40,-4 2-8,4-2-24,-2 0 16,0 0-32,0 0-16,2 0-56,-2 0-72,0 0-112,2 0 272,0 0-472,0 0-248,0 0-313,-2 0-295,2 0-168,0-2 152,0 2 1344,0 0-953,2-2 337,-2 0-1992,0 2 2608</inkml:trace>
  <inkml:trace contextRef="#ctx0" brushRef="#br0" timeOffset="3">251 109 3048,'0'0'0,"0"0"160,0 0-160,2 0 200,0-2 64,0-1 96,1 3 120,-3-2 89,4 0 79,-4 2-648,0-2 600,4-2-72,-2 4-48,2-4-48,0 2-16,-2-2 0,-2 4-416,3 0 344,-3-3-64,6 1-79,-4 0-33,0 0 16,2-2-80,-4 4-104,2 0 88,2-4-32,-4 4-24,3-4 72,-1 4-40,-2-2-8,0 2-56,4-2 40,-4 2-32,0-1 88,0 1-72,0-2 48,0 2-72,0 0 0,0 0-80,-2 0 32,2 0-56,-4 0 64,2 2 16,-1-2-16,3 0 40,-2 3-16,-2-3 0,2 4 48,-2-4 8,0 4 0,0 0-40,4-4 0,-3 4-16,-3-2 64,4 2 8,-2-1 24,0 1-40,0-2 0,4-2-40,-1 4 48,-1 0 40,-2 0 96,4-1-72,-4 1-16,2 0-8,2-4-88,0 4 40,-2 0 40,2 0 24,0-1-16,-2-1-32,2 2-40,0-4-16,0 4-8,0 0 48,2-2 8,-2 0 0,4 2-40,-4-4-16,0 0 8,4 3-40,0-3 64,-2 2-8,1-2-48,-1 2-24,2-2-88,-4 0 144,4 2-200,0-2-48,0 0-104,-1 0-376,1 2-417,0-2-511,-4 0 1656,4 0-1768,2 0 511,-2-2-2071,-4 2 3328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45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0 1848,'0'0'0,"-1"0"1352,0 1-1280,0 0-24,0 0-48,1-1 0,-2 1 16,1 0-8,0 0 0,-1 0 32,1 0-8,0 0 0,0 3 24,0-4-24,-1 4 8,1-3 0,-1 3-8,1-1 8,1-3-40,-2 1 40,1 3 8,-1-1 8,1 0 0,0-2 8,0 3 8,1-4-72,-1 3 56,0 0 8,1 0 0,-1 1 0,1-1 16,-1 0-8,1-3-72,0 3 80,0 1-40,0-1-8,0 0-8,1-2-8,0 3 0,-1-4-16,1 1 41,0 3-17,0-4 0,0 3 0,2-2 0,-2 0-16,-1-1-8,1 1-16,3 1 0,-3-2-24,2 1 8,-2-1-9,3 0-15,-4 0 56,1 0-48,4 0-16,-2 0-8,0-1-8,0 0-32,0 0-64,-3 1 176,3-1-184,1 0-8,0 0 8,-1-1 56,1 1 24,-1-1-2440,-3 2 2544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44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11 1832,'0'0'0,"0"0"1056,0 0-1000,0 0-56,0 0 72,-2 0 32,2 0 32,0 0 64,0-1 64,0 1 48,0 0-312,-2 0 392,2 0 25,0 0-17,0 0-24,0 0-64,0 0-24,0 0-288,0 0 312,0 0 40,0 0 24,0 0 32,2 0-24,-2 0 0,0 0-384,0 0 368,2 0-56,-2 0-47,0-2-57,2 2-48,0 0 8,-2 0-168,0 0 128,3-2-24,-3 2-24,4 0-16,-4-2 32,4 2 0,-4 0-96,0 0 96,4-2-24,-2 2-56,2 0 8,-2 0 8,1-2 0,-3 2-32,4 0 16,-2 0 0,2 0-32,-2 0-24,2 0 40,-1 0 40,-3 0-40,0 2 8,4-2-16,-2 0-40,2 2-32,-2 0 40,0-2 24,-2 0 16,4 2-8,-4 0-8,3-1-48,-1-1 32,0 4 8,0-4-24,-2 0 48,0 4-40,2-4 0,-2 2 16,2 0-40,-2 0 8,2-2-24,-2 0 80,0 4-80,0-4 64,0 2 16,0-2 16,0 3-8,0-3-8,0 0 0,0 2-8,0-2 0,2 2-8,-2-2 16,0 4 0,0-4 8,0 0-8,0 2 16,0-2 32,2 4-32,-2-4-16,0 2 32,0 1-64,0-3 32,0 0-16,0 4-32,2-2 16,-2 2 40,0 0 0,0-2 8,0-2-16,0 3-8,0 1 0,0 0-24,0 0-8,1 0 24,-1 0-16,0-4 32,0 3-24,0 1 8,2 0 8,-2 2-56,0-3-16,2 1 0,-2-4 80,0 6-120,0-2 64,0 0 0,2 1-57,-2 1 33,0-2-16,0-4 96,0 4-88,0 1 16,2-1 16,-2 2-24,0-2-8,0 0 40,0-4 48,0 5-96,0-1 48,0 2-8,0-2-8,0-1 8,0 1-8,0-4 64,0 6-32,0-2 8,0 0 24,0-1-8,0 1 8,0 0 0,0-4 0,0 4-16,0 0 24,0-2 8,0 1 0,0-1 0,0 2 0,0-4-16,0 0 0,0 4 16,0-4 8,0 4-8,0-4 8,0 2 16,0-2-40,0 0 48,0 2 24,0-2-16,-2 1 16,2-1 8,0 2-40,0-2-40,0 0 64,0 2-24,-2-2 8,2 0 0,0 0 0,0 2-16,0-2-32,-2 0 48,2 0 8,-2 2 40,2-2 24,0 0-15,-1 0 47,1 0-152,-2 0 128,2 0-8,-2 0 16,0 0-48,0 0-16,0 0-16,2 0-56,-2 0 24,0 0-8,0 0-8,0 0 8,-1-2 16,1 2-16,2 0-16,-2 0-8,-2 0-8,0 0-72,4-2-192,-6 2-401,5 0-607,1 0 1288,-4-2-1712,0 2 79,-2-2 473,2 2-1744,4 0 2904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43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2 3248,'0'0'0,"0"0"112,0 0-112,-2 0 168,2 0 56,-2 0 88,2 0 96,0 0 49,0 0 63,0 0-520,-2 0 576,2 0-40,0-2-16,-2 2-24,2 0-80,0 0 32,0 0-448,-2 0 408,2 0 0,0 0-39,-1 0-25,1 0-16,0 0-24,0 0-304,-2 0 296,2 0-40,-2 0-40,2 0-24,-2 0-40,2 0 40,0 0-192,-2 0 152,2 0 8,-2 0-16,2 0-32,-2 0 0,0 0 40,2 0-152,0 0 136,-2 0 0,0 0 16,1 0-72,1 2 48,-4-2-32,4 0-96,0 0 96,-2 0-48,0 2-16,0-2-32,2 0-32,-2 0 64,2 0-32,-2 0 24,2 2 0,-2-2 0,0 0 0,2 2-48,-2-2 16,2 0 8,0 2-16,-1 0-16,-1 0 16,2-2-16,0 1 32,-2-1 0,2 0 0,0 4-24,0-4 0,-2 2 48,2 2-56,0-4 16,0 4-40,0-4 56,0 0-40,0 4 0,0-4-8,-2 4 112,2-2-112,0 2 64,0-4-16,0 1-8,0 3-64,0 0 72,0-2-48,0 2 48,0 0-24,0-4 24,0 4-64,0-2 8,-2 2 32,2 1 48,0-1-72,0 0 24,0-4 24,0 4-64,0 2-24,0-2 80,0 0 16,0 1-24,0-1 16,0-4 0,0 4-16,0 2-24,0 0 56,0-2 24,0-1-40,0 3-32,0-6 32,0 4-24,0 0 0,0 2 32,0-2 8,0-1-24,0 1 0,0-4 8,0 2-24,0 2 40,0 0-8,0-4-16,0 4 16,0-2-72,0-2 64,0 4-24,0-4 24,0 2 8,0 0-16,0-1 16,0-1-8,0 0-40,0 2 56,0-2-16,0 0-24,2 2 0,-2-2-32,0 0 56,0 2-32,0-2 16,0 0-16,2 0 8,-2 0 16,0 0 0,0 0 8,2 2 0,-2-2 0,0 0-40,2 2 24,-2-2-8,2 0-16,-2 0 40,0 0-16,1 0 0,1 0-40,-2 2 16,4-2-16,-4 0-24,0 0 80,4 0-32,-2 0 8,2 0-16,-4 0 0,4 0 0,-3 0 16,-1 0 24,4 0-40,-2 0 32,2 0-16,0 0 24,0 0 0,-3 0-16,-1 0 16,4-2-8,0 2 8,-2 0 0,2 0-24,0-2 8,-2 2-16,-2 0 32,3 0-24,1-2-48,0 2-24,-2 0-48,0-2-120,2 2-312,-4 0 576,0 0-1016,3 0-505,-3 0-295,2-2 263,-2 2 457,2 0-1856,-2 0 2952</inkml:trace>
  <inkml:trace contextRef="#ctx0" brushRef="#br0" timeOffset="1">126 46 3224,'0'0'0,"-2"0"184,2 0-16,0 0 16,0-2 32,0 2-216,0 0 232,0 0 56,0-1 57,0 1 15,0 0 8,0-2 8,0 2-376,0 0 312,0-2-48,2 2-40,-2 0-48,2-2 0,-2 2-56,0 0-120,2 0 72,0 0 0,-1-2-56,1 2 64,0 0-8,-2 0-72,4 0 72,-4-2 16,4 2-48,-4 0 8,4 0 8,-2-2-32,-2 2-24,3 0 16,-3-2-16,4 2-24,-2 0 0,2 0 32,-4 0 0,4 0-24,-4 0 16,2 0-24,0 0-16,0 0 16,-1 0 8,1 0-40,-2 2 56,0-2 0,2 0-40,-2 0-16,2 2 64,-2-2-64,0 2 56,0 2 0,0-4 0,0 0-16,0 4 24,0-4 8,-2 3 24,0-3 8,0 4-24,2-4-24,-1 2 24,-1 0 0,0 0 32,0 2 16,0-4 8,0 4-8,2-4-72,0 0 40,-4 4 24,4-4-8,-2 2-16,2 0 0,-2-2-24,2 0-16,0 3 8,-2-3 56,2 0-32,0 2-16,0-2 0,-1 2-32,1-2 16,0 0 0,0 0-16,0 2 32,0-2-8,1 0-24,-1 0 16,0 0 0,2 0-32,-2 0 56,2 0-16,0 0 0,-2 2-8,4-2-32,-4 0 32,0 0-16,4 0 32,-2 0-48,0 0 24,0 0-8,1 0-24,-3 0 40,4 0 8,-4 0-8,6 0-16,-2 2 16,-2-2-8,1 0-8,-3 0 16,4 0 8,-4 2-8,4-2-8,-2 2 0,2-2-8,-4 4 8,0-4 8,4 0 0,-4 4 0,3-4-16,-3 4-8,2-4 24,-2 3 8,0-3-8,2 2 64,-2 0 40,0 0 56,2 2 72,-2-4 56,0 4 56,0-4-344,-2 2 409,2 2 7,0-4 8,-2 4-24,2-2-40,-2 0-8,2-2-352,-2 1 320,-1 3-16,3-4 0,-2 2-8,0 0 0,0-2-32,2 0-264,0 2 240,-4 2-48,4-4-39,-2 0-49,0 2-32,0-2-16,2 0-56,-2 2 40,2-2-16,-1 2-8,-3-2 0,4 2-32,-2-2 0,2 0 16,0 0-32,-2 0-48,0 0-24,2 0-65,-2 0-111,2 0-64,0 0 344,0 2-528,-2-2-216,2 0-360,0 0-352,0 0-313,0-2-79,0 2 1848,0 0-1457,0 0 457,0-2-1848,0 2 2848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42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46 3288,'0'0'0,"0"-2"144,0 2-144,0 0 72,0-2 16,0 2 16,0-2 16,0 2 24,0 0 16,0 0-160,0 0 152,0-2 24,-2 2 8,2 0 17,-2-2 7,0 2-8,2 0-200,0 0 168,-1 0 16,-1 0-24,0 0-24,2 0 0,-4 0-16,4 0-120,0 0 128,-4 0 0,2 0-16,2 2-24,-2-2-24,-2 0-24,4 0-40,0 2 16,0-2 0,-2 2-16,1 2 0,1-4-16,-2 2 8,0 0 0,2-2 8,0 2-16,-2-1 8,2 1-8,-2 0 0,2 0-8,0 2-8,0-4 32,0 0-32,-2 4-16,2-4 0,0 4 0,0-3-24,0 1 8,0-2 64,2 2-88,-2 2-32,0-4 8,2 2-8,0 0 24,0-2 8,-2 0 88,0 2-72,3-2-16,-3 2 8,4-2 24,-4 2-16,0-2 72,4 0-48,0 0-8,-2 0-8,2 0 16,0 0 16,-3-2-8,-1 2 40,2 0-32,2-2 8,-2 2 16,2-2-8,-2 2 40,0-2 16,-2 2-40,4-2 32,-2 0 16,1 0-24,-3 0 0,4 0 16,-2-1 0,-2 3-40,0-2 56,4 0 8,-4 0 0,0 0 32,0 0-8,2 0 24,-2 2-112,0 0 160,0-2 32,0 0 16,0 1 48,-2-1 0,2 2 40,0 0-296,-2-2 368,2 2-8,-4-2 0,4 2-48,-4 0-96,2 0-64,2 0-152,-3 0 168,3 0-72,-6 0-32,6 0-24,-4 0-56,2 2 8,2-2 8,-4 0 0,2 0 0,-1 2-8,3-2-24,-2 2-48,0-2-16,2 0 96,0 0-208,-2 1-104,2-1-104,-2 2-104,2-2-136,0 0-136,0 0 792,0 0-880,0 0 111,0 2 201,2-2-2416,-2 0 2984</inkml:trace>
  <inkml:trace contextRef="#ctx0" brushRef="#br0" timeOffset="1">178 4 1664,'0'0'0,"0"0"1744,0 0-1744,0-2 64,0 2 32,0 0 72,0 0 72,0-2 64,-2 2 24,2 0-328,0 0 337,-2 0-1,0 0-24,2 0-24,-2 0-48,0 0-24,2 0-216,0 2 192,-1-2 8,-1 0-16,0 2-56,0-2-24,2 2-48,0-2-56,-4 0 24,4 2 24,-2 0-16,-2-1-16,4-1 0,-4 4-8,4-4-8,0 0 0,-1 4 32,-1-4-40,2 4 8,-2-4-8,0 4-24,2-4 32,0 0-16,-2 4-16,2-4 16,-2 3 8,2-3 0,-2 4 16,2-4-8,0 0-24,0 4 8,-2-4 0,2 2-16,0 2-8,0-4 0,0 0 40,0 2-72,0 0 16,2-2 0,-2 1-16,2-1 16,2 2-8,-4-2 64,0 0-64,4 0 8,-4 0-8,5 0 0,-5 0 8,4 0 8,-4 0 48,4 0-40,0 0-8,-2 0 8,2 0 0,-3 0 0,3 0 0,-4 0 40,2 0-40,2 0 0,-4 0 0,4 0 0,-2 2 16,2-2-16,-4 0 40,0 2-16,2 0-8,-2 0 16,1-2 0,1 4-8,-2-2 16,0-2 0,0 2 0,0-1 8,0 1 16,0 0 48,0 2-16,0-4 56,0 0-112,-2 2 136,1 0 24,1-2 40,-2 2 0,0-2 0,2 2-16,0-2-184,-4 2 192,2-2 8,2 2 24,-4-1 32,2-1 8,0 4-16,2-4-248,-2 0 256,0 0-72,1 2-32,-3-2-64,4 2-48,-4-2-16,4 0-24,-2 2 8,2-2 0,-4 0-8,2 2-16,2-2-56,-2 0-56,2 0 128,0 0-224,-2 0-72,1 2-120,1-2-104,0 0-152,0 0-224,0 0 896,0 0-984,0 0 127,0 0 217,0 0-2216,0 0 2856</inkml:trace>
  <inkml:trace contextRef="#ctx0" brushRef="#br0" timeOffset="2">255 72 4056,'0'0'0,"0"0"432,0 0-432,2-1 433,-1-1 55,1 2 72,2-2 64,-4-2 64,4 4-16,-2-2-40,-2 2-632,4-4 576,-4 4-95,4-4-105,-2 3-64,1-3-96,-3 4-216,2 0 192,2-4-48,0 2-80,-2 0-8,0 0-40,2 0-8,-4 0 24,0 2-32,2-2 0,-1 2 8,-1-1-8,2 1 0,-2-2 8,2 2 8,-2 0-16,0 0-24,0 0-24,0-2-32,-2 2-16,2 0 40,-2 0-8,2 0 64,-1 0-56,-1 2 24,-2-2-32,2 2 56,-2-2 8,2 3-32,2-3 32,-4 0-8,0 4 0,1-4-8,1 4 40,-2-4-8,0 6-40,4-6 24,-4 2-16,0 1 0,1 1-8,-1 0 16,2 0 16,0 0-32,2-4 24,-4 3-8,2 1-16,0 0 0,0 0 56,0 0-48,1 0 24,1-4-8,0 3 0,-2 1-8,0 0 40,2 0-32,0-2 8,-2 2-56,2-4 48,0 1-16,0 1 48,0 0 0,2-2 32,0 2-24,0-2 8,-2 0-48,1 2 48,3-2-16,-2 0 24,2 0-48,0 0 16,0-2-48,-4 2 24,3 0-32,1-2 8,2 2-80,-2-2-40,0 0-136,1 2-232,-5 0 512,4-1-785,2-1-399,0 0-264,-2 0 88,1 2 343,1-2-2103,-6 2 3120,0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40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 3800,'0'0'0,"0"0"200,0-2 40,2 2 88,-2 0 57,0 0-385,0-2 408,0 2 40,0 0 0,0 0 8,0 0 0,0 0-32,0 0-424,0 0 416,0 0-48,0 2-40,-2 0-16,2 0-56,0 0 1,0-2-257,-2 2 248,2 0-16,-1 1 0,1-3-16,-2 6 0,2-2-32,0-4-184,0 2 160,-2 2-32,2 0-32,0-2 24,-2 3-24,2-1-40,0 0 0,0-4-56,-2 6-16,2-2 8,0 1 8,-2 1-16,2 0 16,-2 2-24,2-8 24,0 5-56,0 3-24,-2-2-56,2 0-24,0-1-72,0 1-88,0-6 320,0 6-360,0-2-112,2 2-121,-2-5-135,2 3-48,0-2-40,-2-2 816,0 2-784,2-2 96,2 2 88,-4-2 103,3 0 121,-3 0 120,0 0 256,4 0-184,-2-2 88,2 0-1896,-4 2 1992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40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30 3472,'0'0'0,"0"0"48,0 0-48,1-1 24,0 1 0,0-1-16,0 1 16,0-1-8,-1 0-8,0 1-8,1 0 16,0-2 8,0 2 16,0-1 8,-1 0 8,1 0 16,-1 1-72,1-1 88,0 0 32,-1 1 32,1-2 8,0 1 24,0 0 17,-1 1-201,1-1 232,-1 0 72,1 0 40,0 0 64,0 0 0,-1 0-8,0 1-400,1-1 416,0 0 0,0 0 48,-1 1 0,0-1-16,0 0-15,0 1-433,0 0 400,0-1 32,0 1-48,0-1 32,0 1-8,0 0-16,0 0-392,0-1 424,0 1-40,0 0-24,-1-1-40,0 1-24,0 0-56,1 0-240,-2 0 201,0 0-33,1 0-32,-1 0-16,-1 1-32,2 0-16,1-1-72,-4 1 64,3 0 24,-3 0-48,2 2-16,-2-2 0,1 2-40,3-3 16,-3 1 16,0 3 16,0-1-24,0 0-16,2 0 8,-3 0-16,4-3 16,-1 3-8,0 0 32,0-2-56,0 4-16,1-2 24,-1 0-40,1-3 64,-1 4-8,1-1-16,0 1-8,0-1 0,1 1-8,0 0 0,-1-4 40,1 3-32,2 0 0,-2 0 0,0-2 16,3 2 8,-4-2 0,0-1 8,4 4-16,-3-4 8,3 3-24,-3-2 24,3 0-8,-3 0 0,-1-1 16,4 1 0,-3-1-16,4 1-16,-2 0-32,-2-1-32,3 1-40,-4-1 136,3 0-177,0 0-79,0 0-136,1 0-208,-2 0-232,1 0-312,-3 0 1144,4-1-1352,-1 1-169,0 0-63,1-1 256,-1 0-2497,-3 1 3825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36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6 139 2272,'0'0'0,"0"0"0,0 0 128,0 0-80,0 2 8,0-2 32,0 2 24,0 0 32,0-2-144,0 0 184,0 4-8,0-4 8,0 2-16,-2-2-16,2 4-8,0-4-144,0 0 128,0 2 0,0-2 16,-2 3-16,2-3 16,0 2-24,0-2-120,0 2 97,0 0-25,-2-2-24,2 2-24,0 0-16,0-2 0,0 0-8,0 2 8,0-2-8,0 2-8,0-2-8,0 2-24,0-2-16,0 0 56,0 0-96,2 0-41,-2 0-79,0 0-96,0 0-104,2 0-32,-2 0 448,0-2-384,0 2-1952,0 0 2336</inkml:trace>
  <inkml:trace contextRef="#ctx0" brushRef="#br0" timeOffset="1">17 57 2888,'0'0'0,"0"-2"280,0-1 64,0 3-344,0-4 432,0 2 40,0 0 17,0 0-1,0 2-104,0 0-120,0 0-264,0-2 224,-2 2-88,2 0-24,-2 0-8,2 0-64,-2 2-24,2-2-16,-1 0 8,1 2-80,-2 2-88,0-4-104,2 2-168,-2 0-88,2-2 520,0 3-633,0-3-15,0 4 88,0-4 144,0 4-2032,0-4 2448</inkml:trace>
  <inkml:trace contextRef="#ctx0" brushRef="#br0" timeOffset="2">103 107 2232,'0'0'0,"0"-2"256,0 0-144,0 0 40,0 0 48,0 2-200,0 0 296,-2-2 96,2 0 120,0 2 25,0-1-9,0-1-56,0 2-472,-1-2 424,1 2-16,-2-2 16,2 0-16,-2 0 0,0 2-16,2 0-392,-2-2 304,0 0-40,0 2-48,0-2-48,0 2-56,0-2 0,2 2-112,-2 0 65,1 0-41,-1 0 24,0 2-48,0-2-16,-2 4 0,4-4 16,0 0-24,-4 4 40,4-2-16,-2 2-16,0-1-16,0 1-25,2-4 57,0 4-48,-2 2 32,2-2-8,-1-1-8,1 1 16,-2 2-8,2-6 24,0 4-16,0-2-8,0 2 0,0-1-8,0-1 16,0 2 0,0-4 16,0 2-8,0 2-8,0-2-24,2 2 24,-1-4-16,1 0 8,-2 0 24,0 1-8,2-1-40,0 2 40,0-2-24,0 0-8,0 0 0,-2 0 40,2 0-64,2 0-8,-2-2 16,1 1 8,1-1-8,-4-2 16,0 4 40,6-4-48,-2 2-32,-2-2 48,2 0 16,-1-1 16,-1 1 48,-2 4-48,4-6 24,-4-1 0,6 1 8,-4 0-8,2 0 0,-1-1 0,-3 7-24,2-6 16,0-2 8,2 3 0,-2-1-8,2 0 0,-4 0 0,0 6-16,4-7 8,-2 3 8,-2-2-16,3 1 0,-3 1 0,0-2 0,0 6 0,2-4 16,-2 0 0,2 1-8,-2-1-8,0 4-8,0-2 8,0 2 0,0-2-16,0 0-8,0 2-24,-2 0-32,2 0-16,-2 0-16,2 0 112,0 2-96,-1 2 16,1-4 8,-2 4 24,0-1 16,0 1-8,2-4 40,0 4-24,-2 0 8,0 2 16,2-3 0,-2 1 8,2 0 0,0-4-8,-2 6 8,0-1 16,2-1-8,-2 2 16,2 0 8,-2-1 0,2-5-40,0 6 56,0 0 16,-2 0-8,2-1 0,0 1 16,0-2 8,0-4-88,0 6 96,0-3 0,0 3 16,0-2-24,0 0-24,0-2 0,0-2-64,2 2 32,-2 1 16,2-1-16,-2 0 8,4-2 24,-2 2-24,-2-2-40,2 2 32,0-2 32,2 0-24,-2 0 0,1 0 1,1 0-17,-4 0-24,2 0 8,2-2 8,0-2 0,0 4 8,0-3-8,-1 3-8,-3 0-8,4-4-48,0 0 8,0 0-17,0 0-7,1 0 16,-1 1-40,-4 3 88,4-4-104,0 0 8,0 0-32,-2 0 8,1 1-8,-1-1-40,-2 4 168,2-4-216,0 0 32,0 2-72,0 0-40,-2-2-24,2 4-24,-2 0 344,0-1-280,0 1 80,0 0 56,0-2 40,0 2 8,-2 0 8,2 0 88,-4 0-88,4 2 16,-4 1 16,4-3 16,-3 4 56,-1 0 16,4-4-32,-2 2 80,-2 2 0,4 0 32,-4-3 32,2 3 24,0 0 48,2-4-216,-2 4 216,2 2 16,-2-3 32,1 3 48,-1-2 80,2 2 88,0-6-480,-2 5 496,2-1-8,0 2-55,-2 0-121,2-2-56,0 1-88,0-5-168,0 4 120,0 2-48,2-2-32,-2-2 32,4 1 56,-3-3 16,-1 0-144,4 4 136,-2-4-24,2 0-72,0 2 0,0-2 0,0 0-32,-4 0-8,5 0-48,-1-2-96,2-2-152,0 4-280,-1-3-448,3 1-577,-8 2 1601,6-4-2112,1 2 279,1 0-1495,-8 2 3328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34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10 2768,'0'0'0,"0"0"144,0 0-144,-2-2 184,0 0 40,0 0 80,2 2 40,-4-2 24,4 2 25,0 0-393,-2 0 416,-2-2-8,2 2 56,0 0 8,-1 0-8,1 0 32,2 0-496,-4 0 464,2 0-32,-2 0-40,0 0-56,2 2-64,-2-2-7,4 0-265,-4 2 232,0-2-8,2 2-48,-2-2-80,0 2-8,2 0-16,2-2-72,-3 1 32,-1-1 0,2 4-16,0-2-32,-2 2 0,4-4 40,0 0-24,-4 4 24,4-4-32,-2 4-16,2-3-40,0 3-8,0-4 8,0 0 64,-2 4-80,2-2 0,0 0-40,0 0 8,2 2 16,-2-4-16,0 0 112,2 3-48,0-1-48,-2 2-8,2-4 16,-2 4-33,4-4 9,-4 0 112,0 4-120,4-4-56,-2 3-16,2-3-40,-4 2-32,5 0-48,-5-2 312,2 2-384,2 0-32,0 0-32,0 0 24,-2 0 8,2 0 24,-4-2 392,4 2-376,0 1-17,0-3 41,0 4 48,-2 0 48,1-4 64,-3 0 192,4 4-192,-2 0 24,2-3 24,-2 1 24,0 0 48,0 2 8,-2-4 64,0 0-32,2 6 16,-2-4 16,2 0 24,-2 1-16,0-3 8,0 0-16,0 4 32,-2-4 0,2 2 32,-2-2 16,2 2 16,-4 0 16,4-2-112,0 2 120,-4-2 24,2 2 0,0-2 0,-2 2 32,3-1-32,1-1-144,-4 0 168,2 4 32,-2-4-8,2 0 17,-2 0-9,0 2-32,4-2-168,-4 0 136,0 0 0,0 0-24,2 2-40,-2-2 0,0 0-40,4 0-32,-2 0 32,-1 0 24,1 0-64,0 0-16,0 0-8,-2 0-48,4 0 80,-2 0-112,0 0-40,2 0-104,-2 0-80,0 0-121,2 0-103,0 0 560,-2 0-496,2 0-2224,0 0 2720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22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29 193 416,'0'0'0,"0"0"80,0 0-80,0 0 112,0 0 64,0 0 24,-2 2 8,2 2 24,0-4-8,0 0-224,0 2 216,-2-1-8,2 3-16,-4-2-8,0 2-16,2 0 32,2-4-200,-2 4 160,2 0-8,-3 0 16,1-3-80,2 1 24,-2 2-64,2-4-48,-2 4 32,2-2 0,-2 0 0,0 2 0,2-4 8,0 2 0,0-2-40,0 0 16,0 0 48,0 0-16,0 0-40,0 0 8,0 0-32,0 0-16,0 0-72,0 0 144,0 0-192,4-4-184,-4 2-176,2-2-144,0 2-24,-2 2 680,0-4-512,4 0 208,-3-1 128,-1-5-280,0 10 456</inkml:trace>
  <inkml:trace contextRef="#ctx0" brushRef="#br0" timeOffset="1">98 4 632,'0'0'0,"0"0"240,0 0-240,0 0 312,0-2 40,0 0-8,0 2 40,-2 0-16,0 0-64,2 0-304,-2 4 272,0-2-48,0 0-32,0 2-16,0-3-32,0 3-48,2-4-96,-1 4 72,-3 0-40,2 8-8,0-10-16,-2 1 8,4 1-16,0-4 0,-4 12-24,4-10-16,-2 2-56,2-1-96,0 1-224,0 0-240,0-4 656,0 4-792,0 0 48,2 0 256,2 0-248,-4-4 736</inkml:trace>
  <inkml:trace contextRef="#ctx0" brushRef="#br0" timeOffset="2">169 54 416,'0'0'0,"0"0"88,0 0 40,0 0-128,0 0 152,-2 0 40,0 2 8,2 0-8,-2 2 32,-2-2-24,4-2-200,-2 3 200,0 1 0,-1 6-8,-1-6-16,0 0-16,2 9-24,2-13-136,-2 4 144,-2 8 8,-2-9-24,3 15 16,1-7-8,-2 3 16,4-14-152,-2 13 192,-2-3-16,2 2 8,0-3 0,0-5-32,0 12 9,2-16-161,0 3 160,0 9-64,0-8 0,0 5-56,0-5 0,0 0-8,0-4-32,4 2 88,-2 0-24,0 2-8,2-4 32,0 0-64,-2 0 0,-2 0-24,3 0-40,1 0-144,0-2-224,0 0-265,0-2-199,7 0-32,-11 4 904,0-4-816,4-1 168,0-7 272,-2 10-264,-2 2 640</inkml:trace>
  <inkml:trace contextRef="#ctx0" brushRef="#br0" timeOffset="3">90 139 728,'0'0'0,"-2"0"256,0 0-32,2 0-224,-4 0 224,4 0 88,-3 0 96,1 4 72,0-4 48,2 0-48,0 0-480,0 2 392,0-2-80,0 0-48,0 2-87,0-2 15,0 0-48,0 0-144,2 0 88,0 0 16,1 0-64,-1 0 16,2 0 8,0 0-24,-4 0-40,12 0 8,-11 0-32,9 0-8,-6 0-32,7 0-24,-7-2-56,-4 2 144,10-2-432,-6 2-329,0-2-295,7 0-88,-9 0 352,9 0-184,-11 2 976</inkml:trace>
  <inkml:trace contextRef="#ctx0" brushRef="#br0" timeOffset="4">265 183 640,'0'0'0,"0"0"0,-2 0 304,2 0 72,0 0 24,-2 0 80,0 0 72,2 0 40,0 0-592,0-2 512,0 0-112,0 2-72,0-4-95,4 1-49,-2-3-8,-2 6-176,2-4 128,1 0-24,1-7-40,0 7-24,0 0-24,7-8-8,-11 12-8,2-2 24,2-2-16,8 1 16,-12-3-16,4 2-24,-3 0-16,-1 4 32,4-2-8,-2-2-24,-2 2 0,2 0 16,-2 2-80,0-1 0,0 1 96,0 0-160,0 0-88,0 0 23,0 0-23,-4 0 48,0 3 64,4-3 136,-3 4-96,-7 0 40,4 8 8,-7-8 0,9 7 0,-8-7 24,12-4 24,-3 13-16,-9-9 32,6 10-8,-5-8 32,7 5 16,0-7 48,4-4-104,-6 12 144,3-9 48,-7 11 88,6-10 49,0 7 87,1-7-16,3-4-400,-4 14 368,2-10-16,0 9-40,0-9-24,-2 9 0,4-9-16,0-4-272,0 12 248,0-10 0,0 2-24,0 0-24,2-1 0,2-1-40,-4-2-160,4 2 128,7 2 8,-9-4-64,10 0 24,-9 0-31,11 0-49,-14 0-16,9 0 24,3 0-16,-2-4 0,1 2 8,2-2-8,-1 1-24,-12 3 16,13-4-16,-1 0-32,-1-6-49,3 6-127,-1-1-392,3 1-632,-16 4 1248,13-12-1864,2 8-185,1-5 417,-1 5 8,-15 4 1624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1:13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9 3072,'0'0'0,"0"0"856,0-2-296,0 0-103,0 1-89,0-1-24,0 0-8,0 2-32,0 0 8,0 0-312,0 0 288,0 0-16,0 0-24,0 0-8,0 0 8,0 4-48,0-4-200,-1 5 200,-1 0-64,-3 0-24,0 11-8,-2-13-32,0 15 48,7-18-120,-14 14 136,9 0 24,-9 1-8,9 1 1,-9-1-1,8 3-24,6-18-128,-13 20 128,7 0-40,-7 0-8,7 1-16,-8-2 8,11 0 24,3-19-96,-14 19 104,9-1-32,0 1 0,-2-2-40,0 2 72,0-1 8,7-18-112,-7 15 96,2-1 8,0 0-40,1-9 48,2 12 40,1-11-8,1-6-144,0 14 120,0-11-16,0 2-56,0 0 0,0 1 72,5-3 40,-5-3-160,5 4 112,11-4 48,-11 0-72,16 0-8,-4-4 24,2-1-24,-19 5-80,21-5 64,1-11-80,3 11 48,1-9-64,1 9 32,1-11 16,-28 16-16,30-5-64,-3-9 72,5 9-8,-3-2-16,2-7 56,-1 9-72,-30 5 32,29-5-56,-1-9-24,0 10-48,-1-1-24,-1 0-32,1 0-208,-27 5 392,24-5-616,-3-1-200,1 1-257,-3 2-135,-1 1-88,-1-2-128,-17 4 1424,15-1-1361,3-3-1863,-18 4 3224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21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67 392,'0'0'0,"0"0"72,0 2-40,0 2 0,0-4-32,0 4 32,0 0 24,0 0 8,0 7 0,0-7 24,0 0-8,0-4-80,0 9 88,0-7 16,0 2 8,-2 2 0,2-2 16,0 0 0,0-4-128,0 4 128,0-3 8,0 1-8,0 2 16,0-2 0,0 0 32,0-2-176,0 0 192,0 0 16,0 0 16,0 0-8,0 0 16,0 0-8,0 0-1520,0 0 2784,0 0-1320,0 0-56,4-2-8,-4-2-16,2 0-16,-2 4-72,0-3 48,2-1 0,1-2-24,-1 0 16,0 2 9,2-7-41,-4 11-8,2-4-8,0 0 8,2-5-9,-2 5 9,1-2 17,1-6-17,-4 12 0,4-2-8,-2-3-1,0-5-7,2 8 16,-1-4-8,-1 3 0,-2 3 8,4-4-24,0-2-8,0 2 0,-2 0-48,1 0-64,1 1-32,-4 3 176,4-2-288,-2 0-112,0 2-80,2-4-112,-4 4 8,2-2 56,-2 2 528,1-2-408,3 2 160,-2 0 104,0 0-328,-2 0 472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20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20 496,'0'0'0,"0"0"24,0-2-8,0 0 16,0 2-32,0 0 32,0-3 24,0 3 8,0-2 16,0 0-16,0 2 0,0 0-64,0 0 72,0-2-8,0 0 16,0 2 0,0 0 8,0-2 8,0 2-96,0 0 72,0-2 16,0 2 8,-2 0-40,2 0 32,-2 0-16,2 0-72,0 0 56,-2 0 32,2 0-32,-2 0 0,0 0-8,2 0-24,0 0-24,-2 0 32,0 2-16,2 0-16,-3 2 24,3-2 0,-2 0 0,0 1 24,2-3-48,0 12 32,-2-10-16,0 2 8,2 7 0,-2-7-16,0 8 8,2-12-16,0 2 0,0 2-8,0 7 40,0-7-32,0 0 16,0 6 16,0-10-32,0 2-8,0 2 24,4-2 0,-4 1 16,2-1 0,-2 0 8,0-2-40,2 4 56,2-4-24,-4 2 8,1-2 0,1 0 8,-2 0-16,0 0-32,4 0 48,-2 0-8,0 0-16,2 0 16,-2 0 8,2-2-8,-4 2-40,2 0 40,1-2-8,-1 0-8,2-2-8,-2 1 16,0 1-8,-2 2-24,4-4 8,-2 0 8,2 0-16,-3 0 0,3 0 0,0-2-16,-4 6 16,4-5-8,0 1-24,-2 0 32,0 0-16,-2 2-8,3-2 0,-3 4 24,0-2-40,2 0 8,-2 0-32,4 0 16,-4 1-24,0-1-8,0 2 80,0 0-72,0 0-16,0 0 0,0 0 8,0 0 16,-2 0 16,2 0 48,-2 0-32,2 0 0,-2 2 0,2-1 0,-1-1 8,-1 4-16,2-4 40,0 4-24,-2 0 0,2 0 0,-2 0 0,2 6 8,0-10 16,-2 3-16,0 1 0,2 6 16,0-8-16,0 9 16,0-9 0,0-2 0,0 12 0,0-10 8,0 0-16,0 2 16,2 0-8,-2 1 0,0-5 0,2 2 8,2 0 8,-4 2 0,2-4 0,-2 2 0,3-2 0,-3 0-16,2 0 0,-2 0 24,2 0 0,2 0 16,-2 0 0,-2 0-8,0 0-32,2 0 32,2 0 0,-4 0 0,2 0 0,-2-2-8,2 2-8,-2 0-16,0-2-16,3 0 24,-3 2-8,2-4-8,-2 4 32,2-2-24,-2 2 0,0-1 0,0-1 8,0 2 0,0-2-8,0 0 0,4 2 0,-4 0 0,0-2-16,0 0 0,0 2-8,0-4-8,0 4-24,0-4-88,0 4 144,0-2-256,0 0-160,0-2-48,0 2 112,-2 1-440,2 1 792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19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0 832,'0'0'0,"-2"2"232,0-2 24,2 4 24,0-4-280,-2 2 288,1 2 32,1-1 32,-2 9 8,0-8 8,-2 7 32,4-11-400,-2 4 408,-2 9 0,0-1 1,1 1-25,-1 1-8,0-3-56,4-11-320,-4 14 320,0-1-24,-1 1-64,1 1 40,-2 0-80,3 3-24,3-18-168,-6 17 152,2-2-80,0 1-8,0-1-8,1 0-16,-1 1-8,4-16-32,-4 15 40,0-2-40,-1 1 16,3-1 32,0-3-48,0-6 0,2-4 0,0 15-56,-2-13-80,2 10-104,0-12-272,0 3-424,0-1-392,0-2 1328,0 2-1489,2 2 185,-2-4-240,0 0 1544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19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13 192 872,'0'0'0,"0"0"64,2 0-8,-2 0-56,4 0 80,-2-2 24,0 0 32,2-2 8,0 0-16,7-1-40,-11 5-88,2-6 88,10 2-8,-10-10 8,9 10 16,-7-5-32,6 5-16,-10 4-56,2-6 32,11-4-16,-11 6 24,10 1-24,-9-3 0,-1 2 40,-2 4-56,4-4 32,0 0 8,-2 0 8,2 0-24,-2 2-24,-2-1 24,0 3-24,0 0 16,0 0 0,0 0 24,0 0-8,0 0-16,-2 0-16,2 0 0,-4 0 8,0 3-8,0-1 24,0 2-24,-9 0-16,9 0-16,4-4 32,-10 4-16,7 8 8,-1-11 0,-8 3 0,8 6 8,-1-6 0,5-4 0,-4 10 24,-2-7 8,-4 9-32,7-8 0,-1 8 0,0-8-16,4-4 16,-4 11 8,0-7 0,0 8 0,0-8 0,3 7-8,-3-9 0,4-2 0,-2 4 16,0 8-16,0-10 16,2 0-8,0 1 8,-2-1 8,2-2-24,0 2 24,0 2 24,0-2-24,0-2 0,2 0-8,2 2-8,-4-2-8,4 0 40,-1 0 0,1 0-16,0 0 0,0 0-8,0-4-8,-4 4-8,11-2 0,-9 0-32,2-2-16,6 1-40,-6 1-40,5 0-56,-9 2 184,4-4-240,8 2-48,-3 0-40,-5-2 16,11 0 64,-11 2 80,-4 2 168,12-2-96,-10-2-752,-2 4 848</inkml:trace>
  <inkml:trace contextRef="#ctx0" brushRef="#br0" timeOffset="1">261 116 792,'0'0'0,"0"0"0,0-2 72,0 1 24,-1-3 24,1 2 8,0 0 32,-2 0 8,2 2-168,-2 0 176,-2-2 0,4 0-8,-4 2-24,2 0-8,-2 0-24,4 0-112,-4 0 104,1 0-24,1 0-24,0 0-8,-2 0 0,0 2-16,4-2-32,-4 2 32,-2 4-16,5-4-8,-1 1-16,-2 1 16,0 0 8,4-4-16,-4 2 0,2 2 8,-2 0-8,0 8 8,1-11 0,1 3-8,2-4 0,-2 4 16,-2 8-8,2-10 0,0 2-8,0 5-16,0-5 8,2-4 8,0 4-8,-2 6 16,0-8-8,2 2 0,-2 0 16,1 7-16,1-11 0,-2 0 8,2 2 0,0 2 0,0 0 0,0-2-16,0-2 16,0 0-8,3 0-16,-1 0 24,2 0-8,-2 0 8,0 0 24,2 0-40,-4 0 8,4-2 16,0-2-8,-1 2 8,7-2 8,-6 0-32,0-7 16,-4 11-8,11-2-8,-9-4-8,2 2 0,0-2-16,7 2 8,-9-1 8,-2 5 16,4-4-56,0 0 16,0 0-40,-2 2 8,0-2 24,2 4-16,-4 0 64,1-2-32,-1 0-24,0 2 8,0 0 24,0 0-24,0 0 40,0 0 8,0 0-24,0 0 8,0 2 16,-1 0-8,1 2 16,-4-2-8,4-2 0,-2 4-16,0 0 8,-2-2-16,4 1 0,-2-1 16,0 2 0,2-4 8,0 4-16,-2 0 0,0 0 16,0 0-16,2 0 16,-1 0 16,1-4-16,0 3 0,0-1 8,0 2 0,0 0 0,0-2-8,0 0 8,0-2-8,0 4 16,0-4-40,0 2 24,0 0-8,0-2-16,1 0-16,-1 0 40,4 0-80,-2 0-72,2 0-64,0 0-48,0 0-16,-2 0 72,-2 0 208,3 0-144,-1-2-664,-2 2 808</inkml:trace>
  <inkml:trace contextRef="#ctx0" brushRef="#br0" timeOffset="2">398 113 664,'0'0'0,"0"-2"32,0-2 0,0 4-32,4-4 56,-4 0 16,0 0 40,0 4 24,0-4 0,0 2 32,0 2-168,0-2 176,-2 2-8,0-2 48,0 0-72,-2 2-24,0 0-16,4 0-104,-3 0 88,-1 0 8,2 0-8,-2 0-40,2 0-16,-4 4-16,6-4-16,-4 2 8,2-2 32,-1 2-24,-1 2 8,2 0-8,-2 0 0,-2 2 8,6-6-24,-4 9 8,1-7 40,-1 10-40,0-8-8,0 7 16,0-7-40,4-4 24,-4 12 16,2-8 0,-1 7-16,1-7 0,0 6 8,2-6 0,0-4-8,-2 10 16,0-8-8,2 1 8,0 3-8,0-2 8,0-2 24,0-2-40,0 2 24,0 2 24,0-4 8,4 0 16,-2 0 8,0 0-8,-2 0-72,3 0 72,1-2-24,8-2-8,-10 0-8,2 0-8,7-1 8,-11 5-32,2-10 16,2 6 0,9-8 0,-9 8-16,8-7 16,-8 5-16,-4 6 0,11-16 0,-7 7-16,7-1 0,-7-2-16,8 3 32,-10 3 0,-2 6 0,9-12 16,-5 6-16,0-5-16,0 1-8,6 4-8,-10-7 0,0 13 32,3-4-48,1-6-16,-2 6 0,0 0 8,-2-1 16,0 1 24,0 4 16,0-4-16,0 2 8,0 0 0,0 2-8,0-2-16,-2 0 8,2 2 24,-2 0-32,-2 0-8,1 0 16,-1 0-8,0 4 8,4-4 24,-4 2-24,0 0-8,2 2 8,-2 0 0,1-1 16,-1 1-8,4-4 16,-4 4-8,0 6-8,0-8 0,2 9 0,-2-7 0,2 8 8,2-12 8,-3 4-24,1 7 8,-2-7 0,4 8 16,-2-8 8,-2 11 8,4-15-16,-2 10 16,0 2 8,0-3-24,0 3 24,2 0-16,-2-8 0,2-4-8,-1 15 24,1-11-32,0 10 8,0-11 8,0 7-16,3-6 8,-3-4 0,2 2-24,0 0-8,2 2-48,2-2-112,-2-2-144,0 0-152,-4 0 488,9 0-464,-7 0 128,4 0-584,-6 0 920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18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23 136 672,'0'0'0,"0"0"296,-2 0-264,0 0 8,0 0 8,0 0 24,2 0-72,0 0 96,-2 0 8,0 0 16,2 0 8,-1 0 8,-1 0 16,2 0-152,0-2 160,0 2 16,0-2-8,0 2-8,0 0 16,-2 0-16,2 0-160,0-2 160,0 0-8,0 2-24,0 0 16,0-2-24,0 2-24,0 0-96,0-1 104,0 1-32,0 0-16,0 0 16,2 0-16,-2 0-16,0 0-40,0 0 56,0 0-8,0 0 8,3 0 0,-3 0 16,0 0-16,2 0-8,-2 0-48,0 0 48,0 0-16,2 1 24,-2 1-16,0 2 1,0 0 7,0-4-48,0 2 24,0 2 8,0 0-8,0 8 0,0-10 8,0 1 0,0-3-32,-2 6 16,0-2 0,2 6 16,-1-8-40,-1 2 40,0 0-8,2-4-24,-2 3 16,2 9 0,-2-12 0,0 0 0,2 2-8,0-2-8,0 0 16,0 2 8,0-2 0,0 0 24,0 0 0,0 0 40,0 0-88,0 0 64,0-2 0,0-2-24,4 0-8,-2 0 8,-2 4-40,2-5 40,1 1-8,-1-2-48,0-4 32,2 6-40,0-2 16,-4 6 8,4-11 16,0 7-24,5-8 0,-9 8-8,4-7 8,7 5-8,-11 6 16,2-12 32,2 8-56,0-7 8,0 7-16,0-8 0,-1 6 24,-3 6 8,12-10-16,-12 7 0,4-3-8,-1 2 24,1-2 0,6 0-24,-10 6 24,0-4-32,4 0-112,-1-1-136,7 1-153,-10 0-175,4 0-104,-4 4 712,4-2-744,1 0 80,-1 2 208,-2-2-872,-2 2 1328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17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29 656,'0'0'0,"0"0"32,0 0-8,0 0-24,0 4 16,0-1 8,0 1 16,0 0-8,-2 0 8,0 6 24,2-10-64,-2 3 64,0 1-8,0 8 0,-2-10-8,2 1 8,0 9 16,2-12-72,-2 2 72,1 7 24,-1-5 16,0 6-8,0-8 24,-2 4 0,4-6-128,-2 3 112,-2 1 0,2 6 8,0-10 0,0 2 16,1 2 16,-1-3 8,2-1-160,0 2 136,-2 2 16,0-2 16,2-2-16,-2 0 64,0 0-16,2 0-200,0 0 176,0 0 24,0 0-56,0 0 24,0 0-7,0-2-25,0 2-136,0-2 112,0 0-32,0-1-8,0-1-24,0 0 8,4-2 8,-4 6-64,2-6 40,0 3-40,1-9-8,1 8-32,0-5 40,0 5 8,-4 4-8,4-6 40,0-5-32,-1 7-24,1-2 24,0-4-8,6 7 8,-10 3-8,0-4 16,4-2-40,7 0 16,-11 2-8,4 1 8,0-1 8,-4 4 0,4-4-16,-1 0 0,-1 2 0,2-2 0,2 0-16,-4 4-32,-2 0 64,2-1-80,2-1-40,-3 2-8,1 0-33,-2 0-39,4 0 0,-4 0 200,0 0-232,2 2 16,-2-1 8,0 3-8,0 0 24,0 0 16,0-4 176,0 4-152,2 7 0,-2-9-8,0 2 0,0 8 0,0-9 16,0-3 144,0 12-128,0-8-8,0 9 8,0-9 0,0 9 24,-2-9 16,2-4 88,-2 14-72,2-12 8,0 1 16,0 1 16,0 0 0,0 0 16,0-4 16,0 4-16,0-2-8,0-2-16,0 2-24,2-2-16,0 0-8,-2 0 88,4 0-72,0 0-616,-4 0 688</inkml:trace>
  <inkml:trace contextRef="#ctx0" brushRef="#br0" timeOffset="1">169 104 664,'0'0'0,"0"0"0,0 0 96,0 0 16,0 0 24,0-2 8,0 2 8,1-4 8,-1 4-160,4-2 168,-2 0 8,0-2 0,2 2-16,0-2-16,0 1-8,-4 3-136,3-4 104,1 0 0,6 2-32,-10-2 8,4 0-8,0 0-16,-4 4-56,3-1 56,1-3-8,2 0 8,4 0-8,-10-2-8,3 2-8,-3 4-32,4-3 16,0-1 16,0 0-8,0 0 8,0 2-16,-3-2 8,-1 4-24,2-2 32,-2-1-8,4 1 32,-4 0-16,0 0 16,0 0 8,0 2-64,0-2 64,0 2 8,-2 0-32,0 0 24,-1 0-32,-1 0 16,4 0-48,-4 4 104,0-2-64,0 2 0,-2-2-8,3-1-64,-9 3 56,12-4-24,-4 4 16,-1 8 16,-7-10-8,8 1 24,-5 9 8,5-10-8,4-2-48,-6 9 88,2-5-16,-2 8-8,3-10 8,1 11-23,0-9 31,2-4-80,-4 13 64,-2-9 32,4 0-8,0 7 32,1-11 40,-1 4-16,2-4-144,0 4 168,0 0-48,0 0-24,0 0-8,0-2 8,0 1 16,0-3-112,3 2 128,-1-2-40,2 2 8,0-2-8,0 0 16,-2 0 40,-2 0-144,4 0 112,-1 0-24,9 0-56,-8 0 8,7-4 16,-9 1-16,-2 3-40,12-2 56,-9-2-64,9 0-24,-8 0-32,7 0 8,-7 2 0,-4 2 56,12-3-136,-9-1-208,11 0-432,-12 0-337,9 2-191,-7-2 48,-4 4 1256,12-5-1352,-1-5 648,-11 10 704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16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15 672,'0'0'0,"0"0"0,0 0 168,-2-2-64,2 0 24,0 1 24,0 1 0,-2-2-16,2 2-136,0-2 160,-2 2 0,2-2 8,-2 0 0,1 2-8,-1 0 0,2 0-160,-2 0 152,-2 0 0,2 0 8,-2 0-24,2 0 8,-2 0-16,4 0-128,-4 0 104,1 0 32,-1 4 0,0-2-8,0 0 0,0 1-24,4-3-104,-4 2 72,0 2 48,-1-2-56,1 0 16,-2 2-24,2-1-32,4-3-24,-4 12 56,-1-10-16,1 9 0,-2-9-24,2 10 9,0-9-17,4-3-8,-4 14 16,3-11 16,-1 13-24,-2-13-8,2 11-8,2-10 0,0-4 8,-2 9 0,0-7 0,2 9 0,0-9-8,0 2 0,4 0 16,-4-4-8,2 4 0,2 0 8,-1-1 0,1-1 8,0 2 8,0-4 0,-4 0-24,4 0 16,7 0 8,-9 0 0,2 0-16,10 0 24,-12 0-24,-2 0-8,9-2 8,-5 0 24,6-2-40,-8 1 0,9-1 0,-9 0 8,-2 4 0,4-4 8,0 0 8,5-1 0,-9 1 8,4-2-16,0-3 0,-4 9-8,4-2 24,2-10-16,-2 9 0,-3-7 8,1 6 0,2-1-8,-4 5-8,2-12 40,-2 8 8,2 1-24,-2-9-8,0 10 8,0-4-8,0 6-16,0-5 24,0 1 8,0-2-16,-2 2-8,0-1 8,0 1 8,2 4-24,-2-4 32,-1 0-16,-1 1 0,0-1-16,0 2 0,0 0 0,4 2 0,-4 0 0,0-2 0,-1 2-8,1 0-8,0 0-32,0 0-16,4 0 64,-6 0-120,3 2-72,-3 2-88,2 0-105,0-1-95,0-1-72,4-2 552,-4 4-640,2 0 24,0 0 56,1-1 176,-1 1-712,2-4 1096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15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100 142 1632,'0'0'0,"0"-4"240,0 0 0,0-1 0,0 1 8,0 4-248,0-4 272,0 0 8,0 0-8,0 0-24,0 1-16,0-1-24,0 4-208,-2-2 208,0-2 0,2 2-39,-1-2-1,-1 4 0,2-2-16,0 2-152,-2-2 176,0 1-32,2 1 0,-4 0 8,2 0 16,0 0 0,2 0-168,-4 0 184,2 0-8,-2 3-16,1-1-16,-1 2-32,0 0-8,0 0-8,4-4-96,-4 4 88,0 5-8,0-7-24,1 10 0,-3-8-8,2 7-8,4-11-40,-4 4 32,0 9-24,0-9-8,0 10 0,1-11 0,1 11 8,2-14-8,-4 4 8,4 9-8,-4-9-16,4 8 24,-2-10-16,2 9 8,0-11 0,0 4 8,0 5-16,2-5 16,2 0-8,0-2 8,-4-2-8,4 0 8,5 0-8,-5 0 0,-2 0-8,8 0 16,-7 0 16,-3 0-24,4 0 16,8 0 0,-8-2-8,7-2 8,-7-1 0,8 1 0,-12 4-16,4-12 24,7 10-32,-7-3 16,8 1 0,-9-2-8,9 0 0,-12 6 0,2-4 8,8-1-16,-10 1 8,3 0 24,1 0 0,-4 4-24,2-4 24,0 0 24,-2 2 0,0 0 0,0-1 24,0-1-8,0 4-64,0-4 80,0 2 8,0-2-8,-4 2 32,0 0-8,1-1 0,3 3-104,-4-2 128,-2 0-24,0 0-8,0 0-24,-3 2 0,7-4-8,2 4-64,-4 0 88,-2-2-24,0 0-32,1 0 9,1 0-49,0 2 24,4 0-16,-4-2 32,0 0-24,0 2-16,2 0 0,0 0-16,1 0-1,1 0 25,0 0 9,-2 0-42,0 0-31,2 0-16,-2 0-88,2 2-120,0-2 288,0 0-400,0 2-224,0 2-224,0-2-88,0-2-104,2 0 15,-2 0 1025,4 0-920,-1 2 232,7-2-1344,-10 0 2032</inkml:trace>
  <inkml:trace contextRef="#ctx0" brushRef="#br0" timeOffset="1">299 61 1464,'0'0'0,"0"-3"192,2-1 48,0-10 64,-2 14-304,4-4 312,-2 1 16,-2-3 0,0 2 32,0 0-16,0 0-8,0 4-336,0-3 328,0 1-63,0-2 23,0 4 40,-2-2-32,-2 0 0,4 2-296,-4-2 248,0 2-56,0 0 8,0 0-24,-1 0 8,1 0-32,4 0-152,-6 4 136,0-2-16,-3 2-32,7-1-16,-4 1-8,2 0-8,4-4-56,-6 4 40,-3 6-24,7-9 0,-2 11 8,0-10 0,0 2-8,4-4-16,-2 4-8,0-1 40,2 7-56,-2-8 56,2 2-48,0 0-24,0-4 40,0 4-8,0 1-8,0-1 16,2 0-32,2 0 8,0-2-32,-4-2 56,4 2-32,0 1 24,7-1-24,-9-2-8,10 2 0,-10-2-8,-2 0 48,11 0-32,-7 0 0,10 0-16,-11 0-8,13 0 8,-12 0 16,-4 0 32,15 0-40,-11 0 80,10 0-80,-11-2 16,11 2 8,-10 0-32,-4 0 48,11 0 0,-9 0 8,2 0-32,8 0 8,-10 2 8,0 2-32,-2-4 40,3 2 0,-1-2 16,0 2-16,2 2 16,-4 0-24,0-2 8,0-2 0,0 3 0,0-1 24,-2 2-8,0-2 0,-2 2 8,1 0-8,3-4-16,-6 4 40,0 0 16,-4-1-16,6 1 16,-7 0-8,7 0-24,4-4-24,-13 2 48,9 2 0,-8-1-8,8-1 16,-7 0-8,7 2 16,4-4-64,-6 2 64,-4 0 0,8-2-16,-3 0-16,1 0-8,2 0-16,2 0-8,-2 0 16,0 0 0,0 0-32,2 0 0,0 0 0,0 0-32,0 0 48,0 0-56,0 0-56,0 0-168,2-2-224,2 0-240,0 0-160,-4 2 904,11-2-945,-9-2 57,2 4 112,10-3 152,-12 1 192,1 0-1088,-3 2 1520</inkml:trace>
  <inkml:trace contextRef="#ctx0" brushRef="#br0" timeOffset="2">415 136 1304,'0'0'0,"0"0"104,4 0 32,-2 0 16,0 0 16,-2 0-168,3-2 168,-1 2 0,0-1 40,2-3-8,0 2 8,0 0 8,-4 2-216,4-4 208,5 2-8,-5-2-24,8 0-16,-8 1-8,9-1 0,-13 4-152,6-4 168,7-2-48,-9-3-16,12 5-32,-12-8-32,7 8 8,-11 4-48,4-4 49,9-1-1,-9-5 0,6 4 16,-8 2-8,2-7-8,-4 11-48,6-2 48,-3-2-16,-1 0 24,0 2 8,2-1 8,-4 1 48,0 2-120,0-2 112,0 2-8,0-2 8,0 0-16,-2 2 16,-2 0-16,4 0-96,-4 0 104,1 0-24,-3 4-16,0 0-8,-4-1 0,7 1 16,3-4-72,-6 12 112,-8-10-56,10 9 0,-5-7-24,5 6 0,-8-6 8,12-4-40,-4 9 56,1-5-40,-3 8-24,-6-11 24,10 11-16,-2-8 32,4-4-32,-3 9 56,-3-5-24,2 8-8,0-8-24,0 7 24,2-7 8,2-4-32,-4 10 16,4-8 0,-1 1-40,-1 9 24,2-12 40,0 2 24,0-2-64,0 4 48,0-1-40,3-1-16,-1 0 0,2-2 56,0 0 24,-4 0-72,4 4 24,8-4-8,-11 0-40,9 0 16,-6 0 32,8-2 16,-12 2-40,3-2 8,11 2-16,-10-4 8,7 3-88,-7-1 48,12-2-80,-16 4 120,3-6-280,9 2-232,-8 2-320,11-2-161,-3 1-103,-1-1 72,-11 4 1024,12-4-2176,-12 4 2176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13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4 1448,'0'0'0,"0"0"0,-2 0 392,0-2-216,2 2 24,-2 0-24,0-2 8,-2 2-8,4 0-176,0 0 184,-2 0-32,0 0 0,0 0-16,0 2 0,0-2 8,2 0-144,-2 4 144,0-2-24,0 1-32,0 1 8,-1 0-32,3 0 56,0-4-120,-2 10 88,0-7-16,2 9 8,-2-8-48,2 9 40,-2-2 9,2-11-81,-2 12 72,2-1 8,-2 1-48,2 1 48,-2-1 16,2 1-16,0-13-80,0 15 80,-2-3-32,2 3 0,0-1 0,-2-1 56,2 0-64,0-13-40,0 12 48,0-1-16,0-1-40,0 1 40,0-7 16,4 8-8,-4-12-40,2 5 56,-2-1 0,2 6-16,-2-10 24,4 4 0,-2-2-8,-2-2-56,2 3 48,0-1-8,1 2 8,-1-4-8,0 0 24,2 0-40,-4 0-24,2 0-24,0 0-32,2 0-152,-2 0-144,2 0-208,8 0-193,-12 0 753,2-2-848,1 0 32,1-2 224,8 3-1320,-12 1 1912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20:13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0 1832,'0'0'0,"0"0"104,0 0-8,0 0 40,0 0-24,0 0 16,-1 0 16,1 0 24,-2 0 0,2 0-168,0 0 144,0 0 32,-2 0-48,2 0 0,-2 0 16,2 0-56,0 0-88,0 2 120,0-2 0,-2 0 8,0 0 0,0 4 0,0-4 16,2 0-144,-4 2 104,2 2 0,-2-3-15,0 1-25,2 2 0,-1 0 16,3-4-80,-2 4 64,-2 0 8,0 0-24,0-1 0,0 1 8,0 6 8,4-10-64,-4 4 64,0 0 8,-1 5-16,1-7-8,-2 10-16,2-10 16,4-2-48,-4 11 32,-2-9-8,2 8 8,1-5 24,-1 7-8,-2-8 0,6-4-48,-4 15 40,0-11-32,0 10 8,2-3-8,-2-7 8,3 9-8,1-13-8,-4 12 0,2-8 8,0 9-8,-2-1 0,4-8 0,-2 11 8,2-15-8,-2 10 0,2-6-8,0 11 8,0-11-8,0 7 8,0-9-16,0-2 16,0 12-8,0-8 8,4-1-8,-2 9-8,0-10 0,2 2-24,-4-4 40,4 4-32,-1-1 8,9 1-48,-8-2-24,6 2-48,-7-4-48,-3 0 192,12 0-240,-8 0-48,13 0-65,-7-2-63,0-2-56,2-7-16,-12 11 488,11-4-456,1 0 80,-1-7 120,1 7-1496,-12 4 1752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1:13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72 444 2960,'0'0'0,"0"0"416,0 0-24,0-1-16,0 1-24,0 0-352,0-2 369,0 0-17,0 1 16,4-1 0,-1 0 16,1 0 16,-4 2-400,-18-3 360,23-1-16,0 1-48,0-2-40,9 0-24,-10-1-32,-4 6-200,13-7 184,-7 0-24,11 2-8,-12-2 16,14 0-8,-13 0 1,-6 7-161,17-6 192,-12-1-64,12 0-24,-11 0-24,11 2-56,-12-1 16,-5 6-40,16-5 0,-11 0 8,12 0 0,-12 0-16,13-1 24,-15 1-8,-3 5-8,14-3 8,-10-1 16,1 1-16,9-2-8,-11 1-40,1 2 24,-4 2 16,3-3 0,-3 1-8,4 0 40,-4 1 0,0-1-24,0 2-24,0 0 16,-4 0-56,-1 0 0,-2 0-32,0 3 32,-9 1 24,11 1 0,5-5 32,-17 5-40,3 0 0,0 9 0,7-10 40,-12 10-16,5-11-24,14-3 40,-15 16-24,1-11-16,7 9 56,-10-9 0,11 9 8,-11-11-40,17-3 16,-5 16 0,-13-13-16,13 11 16,-10-9 16,9 9-8,-7-8-8,13-6 0,-4 17-16,-3-12-16,-7 12 0,11-11 8,-4 11 40,0-12-24,7-5 8,-7 19 0,2-14 32,-2 9-56,2-8 64,1 7-72,1-9 16,3-4 16,-2 5 0,0 9-16,1-14 48,1 5-32,0-1-8,3-1 0,-3-3 8,3 4-16,3-4 16,8 0 16,-11 0 40,2 0-40,13 0 0,-18 0-16,5 0 0,14 0-32,-5 0 24,1-2 8,3-2-32,-3 1-40,-15 3 72,19-4-225,-1 1-367,1-2-328,0 0-328,0-1-216,0-1-2433,-19 7 3897</inkml:trace>
  <inkml:trace contextRef="#ctx0" brushRef="#br0" timeOffset="1">691 283 3168,'0'0'0,"3"-1"552,-3-5-16,0-8-31,0 11-57,0-2-24,0 0-32,-2 1-24,-1-1-16,3 5-352,-4-4 336,-1 3-8,2-1 16,-2 0-32,-2 2 0,1 0-24,6 0-288,-13 0 208,9 0 0,-3 0-56,-7 4 1,9-1-17,-2 2-8,7-5-128,-14 6 128,9-1-8,-9 10 8,9-11 24,-9 13 32,9-3-24,5-14-160,-17 16 168,11-2-56,-9 3-16,10-2-40,-11 1-8,11 1-8,5-17-40,-16 16 48,11 1-8,-11 1 0,11-1-32,-2 0 16,0-1 0,7-16-24,-7 16 24,2-3 8,0 3-24,3-11 8,0 14 0,1-13 0,1-6-16,-2 17 32,2-14 8,0 11-24,0-10 16,0 1-24,5 0 16,-5-5-24,5 5 8,1 0 8,7-1 16,-9-1-16,10-3 16,-9 0-16,-5 0-16,17 0-16,-1 0-8,-11 0 0,18-3-64,-8-2-32,-1 0-80,-14 5 200,16-14-296,1 8-88,-1 0-96,1-8-72,2 10-49,-2-3-31,-17 7 632,18-7-672,-3 0 8,1-6 32,0 7 40,-11-1 16,16-8-9,-21 15 585,14-5-616,-1-11 24,1 9 128,0-12-1896,-14 19 2360</inkml:trace>
  <inkml:trace contextRef="#ctx0" brushRef="#br0" timeOffset="2">1027 14 3160,'0'0'0,"0"-1"552,0-1-40,0-1-7,0 1-57,0 2-448,-2-2 376,1 0 8,-1 1-24,0 1-56,0 0 24,-1 0-8,3 0-320,-2 0 272,-1 0 0,-1 3-8,1 1-72,-1 1 32,-1 10-32,5-15-192,-5 4 168,0 13 32,-1-3-8,1 2 17,-9 1-9,9 2-40,5-19-160,-14 19 168,7 4-24,-7-1 16,9 1 8,-10 1-24,9 0-16,6-24-128,-13 26 88,9 0 0,-3 0-72,0 0 24,2-1 0,0-5-40,5-20 0,-4 21 48,3-2-40,-1 0-16,0-1 8,0-3 8,2-9 16,0-6-24,0 19 24,0-16 8,0 11 0,6-11 8,-1 1-48,0 1 40,-5-5-32,16 4-32,-13-1 24,2-3-24,13 0-48,-13 0-64,10 0-192,-15 0 336,6-2-448,13-1-200,-14-2-121,14-2-95,-14 0-112,13-7-104,-18 14 1080,5-5-1249,0-9-2383,-5 14 3632</inkml:trace>
  <inkml:trace contextRef="#ctx0" brushRef="#br0" timeOffset="3">847 228 3392,'0'0'0,"-2"0"560,0 0-256,2 0-304,0 0 176,0 3 0,0-3 33,0 0 71,0 0 72,0 0 40,0 0-392,4 0 424,1 0-24,0 0-16,0 0-32,9 0-72,-10-2-48,-4 2-232,13-1 192,-7-1-24,13 0-16,-5 1-16,1-1 0,1-2-16,-16 4-120,15-1 104,1-1-24,1 0-8,1-1-48,-1-1 0,0-1-16,1 0-8,-18 5 0,19-4 8,-2 1-24,0-1-40,-1 1-144,0-1-296,-11 1-384,-5 3 880,21-5-1312,-7 3-265,-9 0-2167,-5 2 3744</inkml:trace>
  <inkml:trace contextRef="#ctx0" brushRef="#br0" timeOffset="4">1356 209 5073,'0'0'0,"0"0"0,-3 0 712,-2 0-368,0 0-80,-1 0 16,1 3 128,0 1 96,5-4-504,-5 5 520,0 9 32,-2-11-72,0 2-31,0 11-25,-7-11-56,14-5-368,-4 16 336,-1-11-88,0 16-40,0-7-64,0 0-32,1 1-16,4-15-96,-2 14 72,-1 2 0,1-3-16,0 1-16,2 0 16,0 0-24,0-14-32,0 5 64,4 14-32,1-13-24,0 9 16,11-10-64,-13 1 104,-3-6-64,14 15 48,-9-15-8,9 5 8,-8 1-64,11-3 32,-12 1 32,-5-4-48,21 0 80,-5 0-32,-1 0-8,1 0-16,1 0-24,-1-4 64,-16 4-64,17-5 32,0 0 8,-1-2-8,-2 0-48,-9-7 96,14 9-72,-19 5-8,5-14-16,16 9 32,-16-11-48,14 11 40,-13-13 8,7 13 16,-13 5-32,4-15 32,1 8-8,0-11 16,1 11-48,-3-8 40,0 10-32,-3 5 0,0-16-24,0 11 8,0-11-32,0 9-16,-1-7 56,-1 9 0,2 5 8,-3-7-40,-1 0 32,-1 2-72,1 0-72,-1 0-16,2 0-128,3 5 296,-4-6-424,3 3-152,-3-1-208,2 3-137,1-1-175,-1 0-64,2 2 1160,-2-2-1248,2 1-49,0-1-1599,0 2 2896</inkml:trace>
  <inkml:trace contextRef="#ctx0" brushRef="#br0" timeOffset="5">1802 328 3584,'0'0'0,"0"0"544,0 6-200,-2-3-23,-1 2 31,3-5-352,-5 5 408,1 1 112,-1-1-48,0 0-24,0 9-40,-1-11-56,6-3-352,-5 6 344,-2 9 0,2-11-40,0 9-40,0-9-24,-1 1-47,6-5-193,-3 16 184,1-13 24,0 2-48,2-1 8,0-1 0,0 1-16,0-4-152,0 0 216,0 0 56,4 0 24,-1 0 8,1 0 32,-1-2-40,-3 2-296,6-3 272,-1-3 48,-2 1-104,2 0-8,1-2-8,8 0-88,-14 7-112,3-14 160,2 11 0,9-4-24,-10-9-39,1 11-1,9-11-24,-14 16-72,0-6 40,5-10 40,9 11-16,-11-11-16,2 9 16,1-10-16,-6 17-48,13-5 32,-9-13-24,1 13 0,9-10 8,-11 9-8,11-8-16,-14 14 8,4-5 16,10-10-32,-11 9-8,11-9-16,-11 8-24,11-7-56,-14 14 120,6-5-232,7-9-241,-7 9-343,9-2-376,-10-7-320,13 12-233,-18 2 1745,5-5-1832,11 0 8,-11 1-2081,-5 4 3905</inkml:trace>
  <inkml:trace contextRef="#ctx0" brushRef="#br0" timeOffset="6">1982 431 3040,'0'0'0,"-1"0"560,-1 0-48,0 0-16,2 0-496,-2-2 473,2 0-65,0-1-72,0-3-32,4 1-24,1 0 56,-5 5-336,5-5 384,1 0-16,9-2-8,-11 0-24,13-7-64,-1 10 0,-16 4-272,5-5 280,16-2-24,-6-7-7,1 9 15,1-10-56,-1 9 56,-16 6-264,15-15 248,3 10-56,-1-9-24,2 9-72,-2-2-16,1-7 48,-18 14-128,15-5 112,3-2-40,-3-7-8,1 10-40,-2-1 8,-9-2 16,-5 7-48,19-5 72,-14-2-48,9 2-48,-10 0 0,-1 1 16,1 1 16,-4 3-8,3-2 24,-3 0-56,3 0-24,-3 1 8,0-1-24,-1 0 32,1 2 40,-5 0-80,-1 0-8,-8 0-24,7 0-32,-8 4 104,8-1-64,7-3 104,-19 5-72,5 1-32,7-1-56,-14 9 56,7-11-24,-1 11 80,15-14 48,-16 3-72,1 13-8,1-11 64,0 11-8,0-11 32,7 12 8,7-17-16,-17 6-16,3 14-24,7-6 24,-10 2 32,11-11 16,-13 14 8,19-19-40,-7 5 96,-12 11 40,12-13 120,-10 11 48,12-10 48,-9 10-48,14-14-304,-5 3 240,-2 11-80,0-11-24,2 3 8,-1-1-24,3 0 0,3-5-120,-2 5 64,2 9 0,0-14-16,0 4 40,0 1-72,0-2 16,0-3-32,4 4 40,1-1-16,0-3 56,12 4-24,-11-4-24,13 0-56,-19 0 24,17 0-24,0 0 8,2 0 32,1 0-8,-3-2-56,2-1-16,-19 3 64,21-2-96,0 0-24,1 0 16,1 1-88,-1-3-136,2 2-184,-24 2 512,23-1-744,3-3-96,0 2-201,2-1-239,0 1-160,-1-1-25,-27 3 1465,30-2-1216,1-1-1680,-31 3 2896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9:16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1313 38 264,'0'0'0,"0"0"112,0 0-16,-2 0 8,2 0-104,0 0 96,0 0 0,0 2-8,0-2 8,0 0 0,-2 0-8,2 0-88,0 0 120,0 0-24,0 0 16,-2 0 8,0 0-8,2 0 8,0 0-120,0 0 128,0 0 16,-2 0 16,1 0-8,1 0 16,-4 0-8,4 0-160,-4 0 160,2 0 0,0 0 0,-2 0-8,2 0 0,-2 0 8,4 0-160,-2 0 128,1 0 16,-3 0-24,0 0-16,-2 0 16,0 0-32,6 0-88,-5 0 136,1 0-40,-2 0 1,-4 0-1,5 0-48,-5 4 48,10-4-96,-4 0 80,-2 0 0,-5 2 0,7-2-16,-9 1 0,7-1 0,6 0-64,-12 0 48,8 4 24,-9-4-48,1 2 16,3-2-40,3 2 56,6-2-56,-13 0 56,9 4-48,-10-4 64,8 2-88,-7-2 32,7 4 24,6-4-40,-13 1 24,7-1 0,-7 2-32,9 2 24,-10-4-16,10 2 16,4-2-16,-13 2 24,9 2-24,-7-4 32,5 2 24,-6 0-48,8-2 24,4 0-32,-11 0 24,5 3-40,-7-3 64,7 0 0,-6 2-16,7-2 0,5 0-32,-14 0 48,5 4-32,3-4-8,-10 0 32,13 0 0,-11 0 40,14 0-80,-11 0 88,1 0-48,-2 0-24,1 0-8,-1 0 16,-1 0 24,13 0-48,-14 0 48,1 0 0,-1 0-40,1 0 32,-2 0 0,1 0-16,14 0-24,-15 2 96,1-2-64,-1 2 8,2 2 16,-1-4-72,3 2 56,11-2-40,-14 1 40,3 3 0,-3-4 24,1 2 32,1 0-64,1 2 8,11-4-40,-12 2 48,-1-2-48,3 4 8,-2-3 40,9-1-8,-11 2 16,14-2-56,-6 4 80,-7-4-16,9 0 32,-9 0-8,9 0 24,-10-2-16,14 2-96,-6-2 120,-5-1-8,7-1-16,-9 0 16,9 0-32,-10 0-32,14 4-48,-9-5 80,3 1-40,-7-8 16,9 9-8,-10-1 0,10-6-24,4 10-24,-13-3 72,9-3 0,-7-4-64,5 7 16,-8-1-24,5 0 0,9 4 0,-6-6 56,-8 2-40,9 1-8,-9 1 8,10-2 0,-9 2 16,13 2-32,-12-2 33,9-2-17,-13 4-8,7-2 0,-3 1-8,0 1 16,12 0-16,-9-2 16,-3 2-16,9-2-8,-11 0-16,8 2 40,-7-2-16,13 2 0,-6 0 8,-5 0-48,7 0-9,-8 0-7,8 0-48,-7 0-16,11 0 120,-4 0-264,-2 0-104,0 0-144,3 0-112,-1 0-96,2 0-80,2 0 800,-2 2-840,0-2-97,0 0-79,2 4 8,0-4-864,0 0 1872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9:15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1124 109 256,'0'0'0,"-2"0"40,2 0-40,-2 4 64,-2-2 16,2 0 8,1 2 32,-1-4-24,0 2 16,2-2-112,-4 0 104,0 2-16,2 1 16,-2-3 16,4 2-16,-4-2 16,4 0-120,-3 2 136,3-2 32,-4 4 40,2-4-24,0 0 8,0 0-24,2 0-168,-2 0 136,0 0 32,0 0-32,2 0 24,-2 0-8,0 0 0,2 0-152,-2 0 184,2 0-24,-2 0 32,0 0-16,2 0-40,-3 0-16,3 0-120,-4 0 112,2 0 8,0 0 65,-2 0 7,2 0-16,-2 0-16,4 0-160,-4 0 152,1 0-16,-1 0 24,0 0 16,-2 0-8,0 0 0,6 0-168,-9 0 184,5 0 0,0 0 8,-6 0 24,8 0 0,-9 0-8,11 0-208,-4 0 216,-2 0-32,-3 0-24,7 0-8,-2 0-16,-2 0-8,6 0-128,-9-2 136,7 2 16,-2-2 0,-8 2-16,10-2 24,-2 0-7,4 2-153,-5 0 160,-1-1-32,2-1 0,-2 2-8,2-4 8,-7 2 0,11 2-128,0-2 120,-4-2-40,-8 4 0,12-4-8,-5 4-8,-1-2 0,6 2-64,-10-2 56,6 2 0,-7 0 0,7 0 0,-2 0-8,-3 0-8,9 0-40,-4 0 56,-8 0 8,8 0-16,-9 0 16,9 0-8,-7 0 0,11 0-56,-12 0 80,8 0-8,-9 0 8,1 0 16,8 0 0,-13 0-24,17 0-72,-12 0 112,-1 0-48,1 2 24,3-2 16,-3 0-24,3 0 32,9 0-112,-10 0 72,-2 0 8,3 2-16,-5-2-8,5 0 16,-3 0-16,12 0-56,-6 0 104,-7 0-24,7 0-40,-7 0 64,7-2-64,-6 0 8,12 2-48,-5-1 112,-9-1-72,4 0 24,5 0-24,-9 2 32,8 0-32,6 0-40,-11 0 80,-1 0-16,7 0-40,-9 0 16,3 0-32,7 0 32,4 0-40,-16 2 88,5-2-8,-1 2-15,-1-2 23,1 0-32,-1 0 8,13 0-64,-12 3 88,1-3 8,-1 2 8,0-2 48,1 2-32,1-2-40,10 0-80,-13 4 104,1-4-56,1 0 88,-1 0-48,-1 0 32,1-2 0,12 2-120,-9-2 112,-3 0 16,0 0-24,9-1-40,-15-1-8,14 0 24,4 4-80,-15-4 24,11-2 64,-7 1-24,7-1-16,0 2 8,-2-2-48,6 6-8,-6-5 16,3 1-16,-1 0 24,0-2-16,0 0 16,0 3-16,4 3-8,-2-4 16,0-2-8,-2 2-32,2 0 40,-1 2-8,1-1-16,2 3 8,-2 0 8,2-4 0,-2 4 8,0-2 8,0 0-48,0 2-8,2 0 32,0 0-24,-2-2 8,0 2 16,2-2 0,-2 2 16,0 0-72,2 0 56,-2 0 8,1 0-8,1 0-32,-2 0 56,0 0-72,0 0 48,2 0 0,0 0-32,0 0-24,-2 0 0,0 0-48,2 0-16,-2 0-48,2 0 168,0 0-208,0 0-40,0 0-56,0 0-56,0 0-160,0 0-65,0 0 2810,0 4-5170,0-4 2113,4 0-88,0 0-168,7 0-145,-9 0-119,-2 0 1352,14 0-1520,-5 0-161,3 0 49,-1 0-784,-11 0 2416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9:14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0 411 144,'0'0'0,"0"0"160,0 0-160,0 0 32,0 0-8,4 0 8,-4-2 0,2 0 0,0 0 16,-2 2-48,4-2 48,-1 0-8,-1 0 8,0 1-24,2-1 8,-2 0-16,-2 2-16,4-2 48,0 0-24,0 0-8,-2 0 8,1-2-32,1 2 24,-4 2-16,2-2 32,2 0 0,0-2 0,0 3 16,0-3-16,5 2 16,-9 2-48,4-2 56,-2-2-16,2 2-8,0-2 8,7 0-32,-7 2 48,-4 2-56,4-2 64,8-1-8,-8-1 0,5 0-8,-5 2-16,8-2 16,-12 4-48,2-2 56,9-4-24,-7 3 0,9-1 8,-9 0-16,10 0 40,-14 4-64,4-6 88,9-4-16,-9 9 0,10-3-16,-11-2 0,11 0 0,-14 6-56,12-10 80,-9 9-16,11-5-16,-4-6 8,1 10-16,-1-4-16,-10 6-24,11-9 56,-7 5-24,12 0-40,-13-7 32,11 9-32,-2-4 0,-12 6 8,9-10 24,-5 8-32,11-4 0,-11-5 8,10 9-8,-3-4 0,-11 6 8,10-4 0,-6-2 32,11 3-24,-11-3 16,10 0 8,-10 2-32,-4 4 0,13-4 32,-9-1-24,9 1-16,-9 0 16,8 0-8,-8 0 0,-4 4 0,11-4-8,-7 0 0,0-1-8,10 1 40,-13 0-8,11 0-8,-12 4-8,2-4 0,2 0 0,7 0 24,-9 1 8,2-1-24,0 2-16,-4 2 8,2-4-24,2 2-8,0-2 32,0 2 16,7-2 24,-11 2-32,0 2-8,4-2 16,0-1-8,-2 1 8,0 0-8,2-2-16,-1 4 16,-3 0-8,2-4-24,0 4 0,2-4 48,-2 2-8,2 0-24,0-2 40,-4 4-32,4-1-32,-1-3 48,1 4 24,0-4-8,-2 4-24,-2-2-16,0 2 8,0-2-32,0 2 32,2 0 8,-2-2-32,0 2 40,0 0-56,0 0 40,0 0 8,0 0-16,0 0-16,0 0-56,0 0-48,0 0 360,0 0-664,0 0 152,0 0-64,0 0-128,-4 0-40,2 0-336,2 0 848,0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9:14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0 401 416,'0'0'0,"0"-2"72,0 0 0,4-2 0,-4 4-72,2-3 88,0-1-8,2 0 8,-3 0 0,3 2 0,0 0 0,-4 2-88,4-4 80,0 1 0,0 1-24,0 0-16,-1 0-8,1 0-16,-4 2-16,4 0 32,0-4-16,0 4-8,0-2 8,0 0-16,-2 0 8,-2 2-8,3 0 16,1-2-8,0 0-16,0-1 16,8 1-16,-11 0 8,3 2 16,-4 0-16,4-2 0,0 0 0,0 0 0,0 0-8,5-2 8,-5 2-8,-4 2 8,2-4 8,2 3-8,6-1 0,-7-2 8,1 0-8,0 0 24,-4 4-24,10-4 8,-6 2 8,5-1 0,-7-1 0,2 0 8,8 0 0,-12 4-24,2-4 32,1-2-8,9 3-16,-8-1 8,7 0-8,-7 0 24,-4 4-32,14-4 16,-10 0-16,7 1 16,-9-1-16,2 0 16,9 0 0,-13 4-16,2-6 16,2 4-8,8 0 0,-8-1 0,5 1 0,-5-2 8,-4 4-16,10-2 8,-8-2-24,2 0 16,-1 2-8,11-1 8,-12 1 16,-2 2-16,10-4 0,-7 2 8,1 0-8,8-2 8,-10 2 8,-2 2-16,4-4-8,7 0 24,-11 3-16,4-3-8,6 0 24,-8 2-8,-2 2-8,5-4 16,-1 0 0,8 2-16,-10-1-16,2-1 8,-1 0-8,-3 4 16,4-4 16,8 2 0,-10-2-16,2 0 0,-1 1-8,1-1 0,-4 4 8,10-4 8,-6-2 8,5 2-8,-5 0-8,0 1 8,0 1-8,-4 2 0,4-4 24,5 0 0,-9 0 0,4 0 0,0 2-32,8-1 8,-12 3 0,2-4 16,2 0-16,5 0 0,-9-2 8,4 2-24,8 1 24,-12 3-8,0-6 24,3 2-16,1 0 0,0 0 0,0 1-8,0-1-16,-4 4 16,2-2 24,2-2-16,-2 2 0,1 0 32,-3-2-40,2 2 16,-2 2-16,0-2 24,0 2-40,0-1 16,2-1-24,-2 2 16,0-2 16,0 2-8,4-2 16,-4 2-16,0-2-8,2 0 0,-2 2 24,0 0-16,0-2-8,0 2-16,0 0-8,0 0 16,0 0-8,0 0 24,0 0-32,0 0 16,0 0-32,0 0 16,0 0 8,0 0-56,0 0 312,0 0-520,0 0 200,0 4-40,0-4 0,0 2 0,0-2-8,0 0 136,0 0-128,0 0-16,0 4-48,0-4-16,0 0 24,0 2-232,0-2 416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9:13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29 675 304,'0'0'0,"0"0"0,-2 0 24,0 0 8,-2 0 16,4 0-8,-2 0-8,-2 0 8,4 0-40,0 0 32,-2 0-8,1 0 16,1 0 16,-2 0 0,0 0 8,2 0-64,0 0 72,-2 0 0,0 0 8,2 0-8,0 0-16,0 0-8,0 0-48,0 0 48,0 0-16,0 0 0,0 0 8,0 0 8,0 0 16,0 0-64,-2 0 80,2-2 8,0 2 0,0 0 8,0 0-16,0 0 0,0 0-80,0 0 72,0 0 0,0 0-8,0 0 8,0 0 0,0 0 0,0 0-496,0 0 928,0 0-400,0 0-8,0 0 24,0 0-32,0 0-8,0 0-1072,0 0 2064,0 0-1040,-2 0 16,2 0 0,0 0-8,0 0 16,0 0-56,0 0 48,0 0-8,0 0-32,0 0 16,0 0 8,0 0-16,0 0-184,0 0 368,0 0-176,4 0-16,-2 0 16,0-2 16,2 0-24,-4 2-16,1 0 48,1-2 16,2-1-32,0 3-8,0-4-8,0 2-24,-4 2 8,2-2 0,1 2 0,1-4 0,0 2 8,10 0 0,-13 0 24,-1 2-32,4-2 0,6-1 16,-6 3-8,-2-4 0,2 2-16,-1 2 0,-3 0 8,4-2 0,0 0 0,0 2 16,2-2-16,-3 2 0,-1 0 0,-2 0 0,2 0 8,2 0-8,-2-2 0,2 2 0,-2 0 0,2 0 0,-4 0 0,5 0 8,-1-2-8,-2 0 8,0 2-8,2 0 8,-4 0-8,2-2 0,0 2 0,-2-2-8,4 2 24,-4-2-24,2 2 16,-2 0-8,1-1 16,3 1-24,-2-2 8,-2 0-16,4 0 8,-2-2 24,-2 4-16,2 0 16,2-4 0,0 2-32,-4 0 16,1 0-24,1 0 16,-2 2 8,0 0 8,4-2-16,-2 1 16,-2 1-16,4-2 0,-4 0 0,0 2 8,0 0 16,2 0-16,-2 0-8,0 0-16,0 0 0,0 0 24,0 0-16,0 0 8,0 0 16,0 0 0,2 0 0,-2 0-8,0 0-16,0 2 16,0-2 8,0 0 0,0 0-8,0 2 8,0-2-16,0 0 16,0 3 0,0-3-8,0 0-16,0 2 8,0-2 0,0 0 16,0 0 0,0 0-8,0 0-8,0 0 40,4 0-32,-2-2 0,-2 2 0,2 0 16,1-2-8,-3 2 8,0-1-24,2 1 8,-2-2 32,0 2-32,0-2-8,2 2 16,-2-2-8,4 2-16,-4-2 24,2 0 8,-2 2-16,0 0 8,4-2-8,-4 0 0,0 2-16,2 0 16,-2 0-16,0 0 16,0-2-8,0 2 16,0 0-24,2 0 24,-2 0 0,0 0 24,0 0-32,3 0 48,-3 0-56,2 0 16,-2 0-56,0 0 8,0-2 80,0 2-40,0 0 8,0 0 0,0 0-48,2 0 40,-2 0 8,0 0-8,4-2 72,-4 2-64,0-2-16,2 2 8,-2 0-32,2 0 64,-2 0-32,0 0 16,0 0-24,0-2-8,0 2-24,0 0 32,4 0 24,-4 0-16,0 0-16,2 0-16,-2 0-16,0 0 56,0 2 32,0-2-40,0 4 0,4-4 16,-4 2-32,0 0-24,0 2 56,0-2-8,0-2-8,0 4 0,0-2 0,0-2-40,0 3 16,0-1 16,0 2 40,0-4-32,-2 4 24,2 0-16,-2-2-8,2 2-32,0 0 24,0-3 8,0-1 0,0 4 8,0-2 0,0 2 16,0-2 0,0 2-24,0-2-16,0-2 16,0 6 0,0-3-16,0-1 32,0 2-16,0 0-24,0-2 8,0-2 16,0 4-16,0 0 16,0-1 16,0 1 8,0 0-24,0 0 8,0-4-8,0 10 0,0-10-32,0 5 32,0-1-8,0 0 16,0 0 8,0-4-16,0 2 0,0 0-8,0 2-8,0-2 24,0-1-8,4 3 0,-4-4 0,0 2 32,0 2-16,2-4-8,-2 2-8,1 0-16,-1 2 16,0-4 0,0 2-16,0-2 32,4 2-40,-4 1 24,2-1 0,-2 2 8,0-4-8,0 0 32,2 2-32,-2 0 16,0-2 0,0 4-24,0-2 16,0-2-8,4 2 0,-4-2-16,0 4 32,0-2-8,0-1-16,0 3 24,0-4-16,0 0 8,2 2 16,-2 2-16,0-2 0,0 0-32,0-2 24,0 4 16,0-4-48,0 2 48,0 0-16,0 1 0,0-3 24,0 0-24,0 2 8,0 0 0,0 2 0,0-2-8,0 2-16,0-2 16,0-2 0,0 2 0,0 2 0,0-2 8,0-1-16,0 3 8,0-4 16,0 0-16,0 2-8,0 0 8,0 2-8,0-2-8,0 2 24,0-4-8,0 0 8,0 2-8,0 0 8,-2 2 8,2-3-8,0 1-16,0-2 8,0 4-24,0-2 16,0 0 0,0-2 24,0 0-16,0 4 16,0-4-8,0 2 0,0-2-16,0 4 16,0-4-8,0 2 16,4-2 0,-4 0-8,2 0-8,-2 2 24,0-2-24,0 0 16,0 0-8,0 0 8,0 0-56,0 0 88,0 3-56,0-3 24,0 0-8,0 0 16,0 0-24,0 0 8,0 0 0,0 2 8,0-2 0,-2 0-24,2 0 8,0 0 8,0 0 0,0 0 8,0 0 16,-2 0-16,2 0 0,0 0-16,0 0 24,0 0-32,0 0 24,-2 0-24,2 0 8,0 0 16,0 0-16,-2 0 0,0 0 8,2 0-8,-2 0-8,0 0-8,2 0 8,0 0 8,-2 0 0,0 2 8,-1-2 8,-1 0-16,2 4 0,-2-4 0,4 0 0,-4 0-16,4 2 40,-4-2-8,2 2 0,0-2 0,-1 4-24,3-4 8,-4 0-8,-2 2 0,2 2 16,-5-4 0,7 1 8,-2 1-16,4-2 0,-4 4 0,-2-4 16,2 2-8,-1 0 0,-1 2 0,-4-2-8,10-2 0,-4 4 16,1-2-8,-1-2 0,-8 2-16,8 1 8,-5-1 16,9-2-16,-4 2 8,2-2 16,-2 4-8,0-4-40,1 2 16,-9-2 48,12 0-40,0 0 0,-4 0 24,0 2-16,1-2-40,-1 0 56,2 4 8,2-4-32,-4 0 16,4 0-8,-4 0-32,4 0-8,-2 2 16,0-2 40,2 0-24,0 0 0,-2 0-8,0 4 8,2-3-40,-2-1 32,2 2 16,0-2-8,-1 4 16,1-4-16,-2 2 8,0 0-16,2-2 24,0 4 8,0-4-24,-2 0-8,0 2 8,2-2-32,0 2 16,0-2 32,0 4 0,0-4-16,-2 0 8,2 2-8,0-2-16,0 0-16,0 0 56,0 0 16,0 0-40,0 0 8,0 3 24,0-3-88,-2 0 24,0 0 40,2 2 24,0-2-32,0 0 40,0 2-48,0-2-24,0 0-8,0 0 48,0 0-24,0 0 16,0 4 16,-2-4-16,0 0-16,2 2 40,0-2-32,0 0 8,-2 0 8,2 0-16,-2 2 24,2-2-8,0 0-16,0 4 24,0-4-16,-1 0 8,1 2-24,-2-2 16,2 0-24,-2 0 40,0 0 8,2 0-24,0 0-8,0 2 8,-2-2-8,0 0 32,2 3-24,-2-1 0,2-2 0,-2 0 8,2 4-40,-2-4 40,0 2-8,0-2-8,2 0 8,0 0 0,-2 2 16,2-2-32,0 0 8,0 0 16,-1 0-8,1 0 0,0 0 24,-2 0 0,2 0-24,0 0 16,-2 0 8,2-2-40,0 2 32,0-2-8,0 2-8,0 0 16,0-2-24,0 0-16,0 2 16,0-2-48,0 1-32,0 1 88,0-2-128,4-2-152,-4 2-88,1 0-128,1-2-72,-2 0-32,0 4 600,4-4-632,-2 1 80,2-1-304,-4 4 856</inkml:trace>
  <inkml:trace contextRef="#ctx0" brushRef="#br0" timeOffset="1">413 12 392,'0'0'0,"0"0"112,0 0-24,0 0-88,0-4 80,0 2-8,0 2 32,0-2-8,0 2 32,0-2 16,0 2-144,0 0 120,0 0 0,0 0 24,0-2-32,0 2 0,0 0 0,0 0-112,0 0 64,0 0 8,0 0-16,0 0-16,0 0 8,0 0-16,0 0-344,0 2 656,0-2-296,0 4-32,0-2-16,0 2 8,0-1-8,0-3 0,0 4 0,0 0 40,0 0-40,0 7-32,0-7 40,0 6-24,0-10 16,0 4 8,0 9 24,2-9-32,-2 8 0,0-1-8,0-7 0,0-4 8,0 15-8,0-3 16,1-1 8,-1-1-32,0 2-8,0-3 0,0-9 24,4 12-40,-4-3 24,0 5 32,2-3-8,-2 1-8,0 0 24,0-12-24,2 11-16,-2-5 48,0 9 0,0-5-8,4 1 24,-4-7-56,0-4 8,0 16 8,0-13 32,2 11-56,-2-10 32,0 13-32,0-7 0,0-10 16,0 11 0,2-1-8,-2-6 24,0 11-24,0-11 24,0 7 0,0-11-16,4 4 0,-4 8 32,0-8-24,2 7 8,-2-7-8,3 8 0,-3-12-8,0 2 24,0 1 0,2 9 8,-2-10-8,2 2 0,-2 0-8,0-4-16,0 3 16,4-1 0,-4 2-16,2 0 8,-2-2-8,0 2-8,0-4 8,0 4 8,0 0-8,2-1 0,-2 1-8,0-2 8,0 2 0,0-4 0,0 4-8,0 0 8,0 0-16,0 7 8,-2-11-8,0 10-8,2-10 24,0 4 0,-2-1-24,0 9 16,2-10 16,-2 9-16,0-9 8,2-2 0,0 4 0,0 0-8,0 8-8,0-9 8,0 1-8,-1 0 0,1-4 16,0 10 0,-2-6-8,2-1 8,0 1 16,0 0-16,0 0 8,0-4-8,0 4 0,0 0 0,0-1-8,0 1 0,0-2 8,0 2-8,0-4 8,0 4 8,0 0 0,0-2-8,0 0 8,3 1-8,-1-1 8,-2-2-8,0 4 8,0-4-16,2 4 8,-2-2-8,4 0 8,-4 2-8,0-4 8,0 4-24,0-1 24,2-1-8,-2 2 8,0 0 24,2 0-16,-2-4-8,0 4-8,0 0 0,0-1 8,0 3-16,0-2 16,0 6-8,0-10 8,4 0 8,-4 2-8,2 1 0,-2 1 16,2 2-32,-2-2 40,0-4-24,3 4 16,-3 0-24,0-1 16,2 1-32,-2 0 8,0 0 40,0-4-24,0 2 16,4 2 0,-4-2-16,2-2-16,-2 2 8,0-2 40,0 0-32,2 3 40,2-3-24,-4 0-40,0 0 40,0 2 8,0-2-24,0 0 16,0 2-56,2-2 24,0 0 24,-2 0 8,0 0-16,4 4 24,-4-4-32,0 0 0,0 0-16,2 2 64,-2-2-40,0 0 16,0 0 0,0 0-24,1 0-24,-1 0 40,4 0 0,-4 0-8,2 0 8,-2 0 0,0 0-24,4 0 8,-4 0 24,0 0 16,0 0-32,2 0 24,-2 0 0,0-2-32,2 2 0,2-2-8,-2 0 16,-2 2 0,2 0-8,-2-2 0,3 0 0,-1 2-8,-2-1 32,0-1 16,0 2-32,2-2 16,-2 0 0,4 0-24,-2 0-16,2 2 24,-4-2 8,0 2-8,0-2-8,0 0-8,0 2 56,0 0-32,0 0-8,0 0 8,0 0 0,0 0-16,0 0 8,0 0-24,0 0 8,0 0-8,2 0 16,-2 0 16,0 0-8,0 0 16,0 0-8,2-2-16,-2 2 16,3 0-24,-3 0 16,0 0-8,0-2-16,2 2 24,-2 0-16,0 0 24,0-2 8,0 2-16,2 0 16,-2-2-8,4 2-16,-4-1 0,2-1 0,-2 2 16,0 0-8,0-2 0,2 0-16,-2 2 8,4-2 0,-2 0 16,-2 2 24,0 0-32,4 0 0,-2-2-8,-2 0 8,1 2-8,-1-2 0,4 0 24,-4 2-16,2-2-16,-2 2 8,4-2-16,-2 0 16,2 1 0,0-1 8,-4 2 0,3-2 8,1 0-24,6 0 0,-6 0 16,0 0-16,-1 0 24,-3 2-8,4-4 0,8 0-24,-10 2 24,2 1 0,9-1-8,-11-2 8,-2 4 0,9-2 0,-5 0-8,-2-2 0,10 4 16,-10-2-16,2 0 0,-4 2 8,3 0 0,1-2-8,0-2 0,8 3 8,-11-1-16,11 0 24,-12 2-8,2-2 0,4 0 8,-2 0 0,5-2-8,-9 2 8,4 0-8,-4 2 0,4-2 8,0 0 8,-2-1-8,-1 1 8,-1 0-16,4 0 8,-4 2-8,2-4 16,-2 4 0,2-4 0,2 2 0,-4-2-8,0 2 0,0 2-8,0-5 16,0 3 8,2-2-16,-2 0 16,0 0-8,2 0 8,-2 4-24,4-4 24,-4-1-16,0 1 24,2-2-24,-2 2 16,0-2-16,0 6-8,0-11 8,3 9 16,-3-4-24,2-5 16,-2 7-16,0-8-8,0 12 8,2-4 16,-2-9-8,0 9 16,4-9-16,-4 9-8,0-8 0,0 12 0,0-4-8,0-7 24,0 9-8,0-4 16,0-5-8,0 7-16,0 4 0,0-4 16,0-6-16,0 6 16,-2-1 16,0-7-24,2 12-8,0-4 16,-4-7-16,2 7 8,1-6-8,-1 6 8,2-7 0,0 11-8,-2-4 0,0-9 32,2 3-32,0 0 24,0-1-24,0-1 8,0 12-8,0-11 16,0-1-16,0 3 32,0-3-32,0 8 8,0-7-8,0 11 0,-2-6-8,2-6 24,0 9-24,0-7 16,0 6 0,0 0-8,0 4 0,-2-11 40,2 9-40,-2-4 8,0 0-8,0 2-8,0-1 16,2 5-8,0-6 40,-2 2-24,0-2-24,2 2 8,0-1-40,-1 1 40,1 4 0,-2-6-16,0 0 16,0 2 16,0 0 8,-2 1 8,2-1 0,2 4-32,-4-4 16,2 0-16,2-2 16,-2 2-16,1 1 32,-3-1-48,4 4 16,-2-4 16,-2 0 16,4 0-24,-2-2 48,0 3-40,0-1-8,2 4-8,-2-4 48,-2 0-24,4 0 40,-3 0-8,1 2 16,0-1-40,2 3-32,-4 0 56,2-4 16,-2 4-48,0-4 72,0 4-16,1-2-40,3 2-40,-4-2 80,0 2-56,0-2-32,-2 0 24,2 2 0,1 0 8,3 0-24,-4 0 48,0 0-8,-8 0-48,11 0 48,-3 0-16,-2 0 40,6 0-64,-4 0 65,-2 0-57,3-2 0,-3 0-48,-4 2 72,8 0 8,2 0-40,-4 0 48,-1 0-8,-1 0-88,0 0 48,2 0 8,0 0 0,4 0-8,-3 0 24,-1 0-40,-2 0 8,2 0 8,0 0 24,0 4-48,4-4 24,-3 0-8,-1 0 24,0 0-32,2 0 64,-2 0-32,2 0 24,2 0-40,-2 0 8,-1-2 8,-1 0 0,0 2-72,4-2 64,-4 1-40,4 1 32,-4-2-64,2 0-32,-2 0-73,1-2-55,1 4-48,-2-4-8,4 4 280,-4 0-336,0-2-8,2 0-32,0 0-80,-2 0-16,3 2-32,1 0 504,-4-2-472,2 2-352,2 0 824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9:08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396 0 360,'0'0'0,"0"4"32,0-4 8,0 0 56,0 0 8,0 0-104,0 2 128,0-2 0,0 0-24,0 0-8,0 0-8,0 0-88,0 0 88,0 0 0,0 0 16,0 0 40,0 0 8,0 2 0,0-2-152,0 0 144,0 0-48,0 0 32,0 3 8,0-3 8,0 0-8,0 0-136,0 0 120,0 0-24,0 2 0,0-2 48,0 0-32,0 0 16,0 0-128,0 0 96,0 0-56,-2 0 48,2 0-64,0 0 32,0 0-40,-2 0 16,2 0-32,-2 0 56,2 0 16,0 0 64,-2 0-32,0 0-40,0 0-8,2 0-56,-2 4 40,0-4 0,0 0 24,0 0 0,-2 2 0,3-2-16,1 0-48,-2 0 64,-2 0 9,0 2 7,0-2 0,-2 4-32,4-4-16,2 0-32,-3 0 8,1 2 8,-2-2 48,0 0-8,0 2-32,2-2-24,2 0 0,-4 0-16,1 4 32,-1-4 48,0 0-24,0 1 16,-2-1-64,6 0 8,-5 2 0,1-2 8,-2 4-24,0-2 24,0 0-16,3 2 16,3-4-8,-6 2 24,0 2-8,-4-2-8,7 1-16,-9 1 24,8 0-16,4-4 0,-11 4 24,7 0 16,-2 0-40,-3-1 16,5 1-24,-8 0 0,12-4 8,-2 4 16,-4 0 0,3 0 0,-3-1-16,0 3 0,0-2-32,6-4 32,-3 4 8,-3 0 8,0-1-16,2 1 16,0 0-24,0 0 16,4-4-8,-3 4 32,1 0-32,-2-1 16,2-1-24,0 2 16,-2 0 8,4-4-16,-4 4 0,1 0 16,-1 0-16,2-1 0,-2 1 0,0 0 0,4-4 0,-4 4 16,0 0 0,2 5-16,1-5-8,-3-2 0,2 2-16,2-4 24,-4 11 24,0-9-16,0 0-8,0 2 8,1 0-16,-1 7 8,4-11 0,-2 2 16,0 2-24,-2 0 16,0 7-8,2-11 0,-2 4 8,4-4-8,-3 4 0,3 0 8,-4 0-8,2 0 0,0-1-8,-2 1 0,4-4 8,0 4 8,-4 0-8,2 0 8,0 0-8,2-1-8,-1 1 8,1-4 0,-2 4 0,0 0-8,0 0 24,0-2-24,2 1 16,0-1 8,0-2-16,-2 2 0,2 2 16,0-4-32,0 2 8,-2-2 8,2 2 0,0-2 0,0 4 24,0-4-16,0 2-8,0-2 0,0 0 24,0 0-32,0 0 16,0 0-24,0 2 8,0-2 8,0 0 16,4 0-8,-4 0-16,0 0 8,0 3 8,2-3-8,-2 0-8,0 0-8,0 2 16,4-2-16,-4 0 16,0 0 16,2 0-8,-2 4-16,1-4 24,-1 0-24,0 0 0,0 0 8,4 0-16,-4 0 24,0 2-32,0-2 8,2 0 24,-2 0-8,2 0-8,-2 0 32,4 0-24,-4 0 16,2 0-8,-2 0-16,0 0 8,2 0 0,-2 0-24,4 0 16,-2 0 0,-1 0-16,-1 0 24,6 0 16,-4 0-16,0 0 16,2-2 0,0 2-72,-4 0 56,2 0-24,0-2 16,1 0-8,1 0 56,0 2-32,0-1-32,-4 1 24,2-2-24,2 2 8,0-2 16,-1 0 0,1 0-8,6 0 0,-10 2 8,4 0-8,0-2 0,-1 0 48,1 2-48,0-2 8,6 0-16,-10 2 16,2 0-56,3-2 48,7 0-24,-8 1 8,5-1-8,-7 2 0,-2 0 32,14-2-8,-12 0 8,9 0 24,-9 2-8,10 0-40,-9 0 16,-3 0 8,12 0-40,-10 0 16,9 0 40,-9 0 0,2 0-16,8 0-24,-12 0 24,2 0-40,1 0 16,1 2 16,0 2 40,0-4 8,0 2-48,-4-2 8,4 1 0,7 3-48,-11-2 40,4-2 0,-2 2 16,2 2-40,-4-4 32,4 0-16,-1 2 16,1-2 16,0 0 40,0 0-80,0 0 16,-4 0 8,5 0-16,-1 0-8,0 0 48,-2 0-8,2-2 16,0 2-8,-4 0-24,2-2 0,2 0 8,-1 2-16,-1-2 16,2 0-8,0 2-8,-4 0 8,2-2-8,0 0-24,2 2 16,-1-1 56,-1-1-64,0 2 24,-2 0 0,4-2 0,-2 0-16,0 0 32,2 2 8,-2-4-24,2 4-32,-4 0 32,2-2 16,1 0-40,-1 0-8,2 0 48,0-1-32,0 1 16,-4 2 0,2-4 32,2 2-32,-1-2 24,1 0 8,0 2-48,0-2 8,-4 4 8,2-3-24,0 1-16,2-2 32,-2 2 0,-1-2 8,3 0 8,-4 4-8,2-2 24,2-1-8,0 1-16,-2 0 0,0-2-8,2 0-16,-4 4 24,1-2 8,-1 0-16,2-2 8,-2 1-8,0 1 8,4-2 0,-4 4 0,0 0 8,2-4 40,-2 2-64,0 0 24,0-2-16,0 2-40,0 2 48,0-2 24,0 1-32,0-1 0,0 2 16,0-4-16,0 4 0,0 0 8,0-2 8,0 0-8,0 2 8,0-2 16,0 0-40,0 0 32,0 2-16,0 0-16,0-2-24,-2 0 48,2 2-16,-2 0 8,2-2 40,0 2-40,-2-1-8,2 1 16,0-4-16,0 2 0,0 0 0,0 0 8,0 2 0,0-2 16,0-2-24,0 2 16,0 0-8,0-1 8,0 1 8,0 2-16,0-4 0,0 0 16,0 0-24,0 0 8,0 1 0,2-1-16,-2 4 16,0-4 16,0 0-16,0 0 0,0 0 0,2 1-8,-2-1 0,0 4 8,0-4 8,0 0 0,0 2-8,0-4 24,0 3-16,0 1-8,0 2 0,4-2 0,-4-2 0,0 0 8,0 0 0,0 2 8,0 0-8,0 2-8,0-3-8,-2 3 16,0-2 0,2-2-24,0 4 8,-2-2 8,2 2 0,-2-2-8,2 0 8,-2 0 8,1 2-8,1-4 8,-2 4 0,2 0-8,-2-4 0,2 4 0,-2-3 0,2 3 0,0-4-8,0 2 8,0 2 0,0-2-8,-2 0-16,2 2 24,0-2-8,0 0 24,0 2-8,0 0-8,-2-2-40,2 0 40,-2 2-8,2 0-24,0 0 56,0 0-64,0 0 40,0 0 16,0 0-24,0 0-16,0 0 8,-2 0-48,2 2 48,0-2 16,-2 0-16,2 2 8,-2-2-8,0 4 16,0-4-8,2 2-40,0-2 48,-1 0 40,-1 4-40,2-4 8,-4 2 40,4-2-64,-2 2 0,2-2 16,-2 0-8,2 3 16,-4-3 8,2 2 0,-2-2-8,2 0-40,2 0 32,-3 0 0,1 2 0,-2-2 8,2 0 24,0 0-40,-2 0 16,4 0-8,-2 4-16,0-4 32,-2 0-16,3 2-24,-1-2 8,-2 0 8,4 0 8,-2 2 8,-2-2 0,2 4 24,0-4-16,-2 2 8,2-2-16,2 0-8,-2 0 8,1 0-8,-1 0-16,0 0 24,0 0-24,2 0 32,0 0-16,-2 0-32,0 0 8,2 0-40,-2 0-88,0 0-57,0 0-79,2 0 288,-2-2-400,0 2 16,2 0-48,-2-2-88,1 2 32,1-2-88,0 2 576,-2 0-520,0 0-408,2 0 928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9:05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11 121 696,'0'0'0,"0"0"120,0-2-8,0 2 8,0 0-120,0-2 120,0 2-24,2 0 8,-2-2-16,0 2-8,2-1-8,-2 1-72,4 0 80,-2 0 8,2 0 24,-2 0 24,0-2-16,2 0 16,-4 2-136,3 0 120,1-4 24,0 2 8,0 0 16,0-2 0,0 0-32,-4 4-136,9-2 136,-5-1-40,0 1-16,0-4-16,5 2-8,-5 0-8,-4 4-48,4-2 64,5-2-24,-7 2 32,4-1 8,4-1-24,-8 0-16,1 0-8,-3 4-32,14-4 8,-12 0 8,2 0 0,7 1-24,-9-1 8,4 0 24,-6 4-24,9-4 8,-7 0 8,2 0-16,7 1-16,-9 1 8,2 0 8,-4 2 0,4-2 16,8 0-40,-12 2 48,3-2-32,-1 0-8,2 2 48,-4 0-32,4 0 0,-2 0 8,0 0-16,2 0 8,-4 0-8,2 0 16,-2 0-8,1 0 0,3 0-16,-2 0 0,-2 0 0,0 0 0,0 0 16,2 4 8,-2-2-8,0 0 0,0 2-24,0-3 16,0-1 8,0 4-8,0 0-16,0 0 24,0 8-16,0-12-8,0 3 32,0-3-8,0 10-32,0-8 16,-2 4-8,0-2 0,2-1 16,0 1 8,0-4 0,0 10 8,0-8-8,-2 4 8,0 3-8,2-7 0,0 10 0,0-12 0,0 2 0,-1 9-16,1-9 0,0 10 8,-2-10-8,2 9 24,0-11-8,0 4 0,0 6 0,0-7 16,-2 11-40,2-12 24,0 9 0,0-11 0,0 2-8,0 12 16,0-10 0,0 5-16,0-5 8,0-4 0,0 12 0,0-8 0,0 9 0,0-9 0,0 7 0,2-9 0,-2-2 0,0 10 0,3-6 8,-3 5-16,2-5 8,-2 0 0,2 6 0,-2-10 0,4 2 0,-2 3 0,-2 7 0,4-10 0,-4 8 0,2-7 0,-2-3 0,0 10 0,2-6 0,-2 7 0,0-7 8,3 8-16,-1-10 8,-2-2 0,2 11 8,-2-9-8,4 10 16,-4-10-8,2 2-8,-2 7 0,0-11 0,2 2-8,-2 4 24,4-2-16,-4-1 8,0 7 16,2-8-32,-2-2 8,0 12 24,4-11-24,-4 11-16,0-10 16,0 2-32,1 7 16,-1-11 16,0 4 16,2 0-16,-2 6-8,0-8 24,0 3-48,0 7 40,0-12-8,0 4 16,0 5-16,0-5-8,0 8-8,0-8 0,0 7 0,0-11 16,0 4 0,0 8 0,0-10-8,0 9 8,0-7 8,0 6-16,0-10 8,0 3 8,0 7 8,0-8-32,0 9 16,0-9 0,0 2-16,0-4 16,2 12 0,-2-8 0,0 5-16,2-5 32,-2 6-24,0-8 8,0-2 0,0 5 24,0 7-24,0-10 0,4 2 0,-4 7-16,0-9 0,0-2 16,0 4 16,0 6-16,0-6 0,0-1 16,2 1-48,-2 8 48,0-12-16,0 2 16,2 2-16,-2-1 8,0 9-48,4-10 32,-4 2 32,0-4-24,0 4 8,2-1 16,-2 1-32,0 6-16,3-10 40,-3 4 8,0-4-24,0 4-8,2-1 0,-2 1-16,0 8-24,0-10 64,2 2-24,-2-4 8,0 11 0,0-9 0,0 2-8,0 8 16,0-9-16,0 1 0,0-4 8,0 4-40,4 0 24,-4 0 0,0 0 16,0-1 0,0 1-8,0-4 8,0 4-8,0 0-16,0-2 32,0 2 8,0-2-32,0 0 24,0-2-8,0 3-8,0-1 16,0-2 24,0 4 8,0-4-24,0 0-8,0 0-8,0 0 24,0 2-32,-2-2 24,2 2-32,0-2 8,0 4-8,0-4 16,0 2-8,-2-2 48,2 2-24,-2 2 8,2-2-32,0 0-24,0-2 32,-2 3 8,2 1-32,0-2 48,-1 2-16,1-2-16,-2 0-16,2-2 24,0 4-16,-2-2 24,2 0 24,-2-2-8,0 3 0,2-1-24,0-2 0,-2 0 0,0 2 8,0-2-8,0 0 0,0 4 0,0-4 24,2 0-24,0 0 16,-3 0-8,3 0 8,-4 0-16,4 0 24,-2 0-16,2 0-8,-4 0 32,2-2 0,0 0 8,-2 2-32,2-2-24,0 0 0,2 2 16,-3 0-16,1-2 24,0 1 8,-4 1-16,4 0 0,0 0-8,2 0 8,-4 0-16,1-2 0,-1 0 8,0 2 8,0 0 0,0 0 24,4 0-24,-4-2 0,1 2 24,-1-2-8,0 2-8,2-2 0,-2 0-24,4 2 16,-2 0 0,0-2 16,-1 0-24,1-2 8,0 2 16,0-1-16,2 3 0,-2-2 0,0 0 0,2-2-8,-2 2 8,0 0 0,2-2 0,0 4 0,-2-2-8,0 0 8,2 0 16,-2-2-40,0 4 32,1-1-16,1 1 8,-2-2-16,2 2 24,-2-2-32,2 0 24,0 2-8,0-2-8,0 2 16,0 0 16,-2 0-16,2 0-16,0 0 8,0 0-16,0 0 24,0-2 0,0 2 8,0 0 8,-2 0-8,2 0-16,0 0 8,0 0-8,0 0 8,0 0 8,0 0 0,0-2 0,-2 0 8,2 2-16,0 0 24,0 0 8,-2 0-16,2-2-16,0 0 8,0 2-16,0 0 8,0-2 16,0 0-16,-2 2-8,0 0 16,2-2-16,0 2 16,0 0-8,-2-1 8,0 1 0,2 0-16,-1 0 0,-1 0 16,2 0-16,0 0 8,-2 0 16,0 0-32,-2 0 16,2 0 0,0 0-16,0 0 16,2 0 0,-4 0 40,2 0-40,-1 0 0,1 0 16,0 0-32,0 0 0,2 0 16,-2 0 24,0 0-32,2-2 24,-2 2-8,2-2 0,0 0 32,0 2-40,0 0 40,0-2 8,-2 0-48,2-2 16,0 0-24,0 2 16,0 2-8,0-4 8,0 3-16,0-5 8,0 2 8,0 0 0,0-2 8,0 6-16,0-6 32,0 3-32,0-3 24,0 0-32,0 0 0,0 2 8,0 4 0,0-5 16,0-7 0,0 10-8,4-4 8,-4-3-16,0 5 24,0 4-24,0-6 32,0-3-16,0 5-16,0-8 8,0 8-8,0-7 32,0 11-32,0-4 40,0-8-16,2 7-8,-2-9-8,0 10-24,0-9 32,0 13-16,0-6 40,0-7-24,0 7 0,0-6 9,0 6-41,2-7 24,-2 13-8,0-6 0,0-5-17,0 7 26,0-12-9,0 11 24,0-9-16,0 14-8,0-11 16,0 1 0,0-2-16,0 3 40,0-1-24,-2-3-8,2 13-8,0-12 8,-2-1-8,2-1 8,0-1 8,-2-1 8,0 3-24,2 13 0,-2-13 0,2-1 24,-2 1 8,0 1 0,-1-1-8,1-1-24,2 14 0,-2-11-8,0-1-8,0 0 24,-2 7 0,4-9 16,-4 8-16,4 6-8,-3-13-16,1 3 16,-2 5-16,2-9 0,0 8 40,-2-7 0,4 13-24,-2-6 0,0-6 8,-2 7-24,3-7 16,-1 8-48,0-7 80,2 11-32,-2-6 0,0-6-8,0 7 40,0-7 8,0 8-40,0-9-8,2 13 8,-2-4 8,0-8-40,0 9 72,1-9-32,-1 8-16,0 0-8,2 4 16,-2-11-32,0 9 16,0-2 24,-2 0-24,4 0 0,0 4 16,-2-4-8,0 1 0,2-1 48,-2 0-24,0 2-16,2-2-16,0 4 16,-1 0-32,1-4 8,-2 2 8,2 0 16,-2 0-24,0 1-8,2 1 32,-2 0-24,0-2-24,2 2 0,0 0 24,0 0-8,0 0-17,0 0 9,0 0 40,0 0-64,0 0-48,0 0-112,0 0-160,0 0-128,4 0-112,-4 0 624,2 0-688,-2 0 64,2 0-720,-2 0 1344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6:56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6 589 2912,'0'0'0,"0"0"0,-2 0 640,2-2 64,-2 2-23,2-2-17,0 0 8,0 0-16,0 2-656,-2 0 648,2 0-24,0-2-88,0 1-56,0 1-63,0-2-9,0 2-408,2-2 392,2 2-24,0-2 0,-1 0-24,7 2-8,-6-4-24,-4 4-312,4-4 304,7 2-16,-9 0-16,2 0-32,10-1-16,-11 1-24,-3 2-200,14-4 176,-10 2-32,9-2-39,-9 0-41,10 0-16,-5 1 0,3-1-32,-12 4-16,11-4 24,-7 0-24,12 0 8,-13 0-8,13 1 0,-12-1-8,-4 4 8,15-4-40,-11 0-8,9 0-40,-9 2-33,8 0-47,-12 2 168,4-3-256,5 3-112,-5-4-96,0 4-64,8-2-32,-10 2-48,-2 0 608,3-2-632,1 2-40,-2 0-49,2 0 9,0 0-16,0 0 16,-4 0 712,4 0-664,-1 0 112,1 0 88,-2 0 104,0 0 127,2-2 97,-4 2 136,2-2-56,2 2 56,-4-2 0,2 0 24,-2 0 16,0-2 32,0 4-72,2-1 129,-2-1 47,0-2 48,0 0 32,3 0 32,-3 2 16,0 2-304,2-4 344,-2 0-8,0 1 0,2-1-16,-2-8-8,0 10 0,0 2-312,0-3 352,0-3-32,0 2-24,0 0 8,0 0-55,0 0 23,0 4-272,0-3 288,0 1-16,0 0-24,0 0-32,-2 2-32,-1 0-8,3 0-176,-2 0 112,-2 0 0,-2 0-24,2 0-56,0 2 40,0 0-16,4-2-56,-3 4 8,-1-1 32,-2 1-24,2 10-16,0-12 8,0 7 32,4-9-40,-3 4 32,-1 9-24,2-9 8,0 8-72,2-8 24,-2 9 16,2-13 16,0 4-16,0 7 32,0-7-48,0 8 24,0-8-8,2-1 16,-2-3 0,4 12-32,0-10 16,-1 2 8,1 0-40,6-3 72,-6 3-8,-4-4-16,4 0-24,7 0 0,-9 2-48,10-2 64,-9 0 0,9 0 16,-12 0-8,2 0-16,9-2-8,-7 2 16,8-4 8,-8 1 0,5-1 24,-9 4-24,4-4 0,8-2-32,-10 2 40,9-7 24,-7 5-32,6-5-8,-10 11 8,2-4 0,9-8-72,-9 8 112,2-9 16,0 9-80,-2-7 40,-2 11-16,2-4-40,2-2 8,-4-4 104,0 8-64,0-1 16,0-3-40,0 6 16,0-4-56,0 0 64,0 0 72,-2 1-56,0-1-40,-2 0-32,4 4 48,-4 0-120,0-2 64,0 0 0,0 0-48,1 2-96,-1 0-96,4 0 296,-6 0-400,2 0-88,0 4-105,0-2-159,1 2-192,-1-2-240,4-2 1184,-2 2-1360,0 1 47,0-1-1679,2-2 2992</inkml:trace>
  <inkml:trace contextRef="#ctx0" brushRef="#br0" timeOffset="1">524 388 2448,'0'0'0,"0"0"0,0 0 488,0 0 24,-2 0-8,0 2-48,2-2-23,-2 3-57,2-3-376,-2 4 328,2 0-32,-2 0-16,0 5 0,-2-5-16,1 0 8,3-4-272,-2 12 240,-2-10-8,0 9-8,4-9 8,-4 2 0,2 7 16,2-11-248,-2 4 232,2 0 16,-2 0 16,0 5 17,2-9 7,0 4 16,0-4-304,0 2 288,0 2-40,-2-2-40,2 2-24,0-4-32,0 0 32,0 0-184,0 0 168,0 0-8,0 0 0,0 0-16,0-2-16,0-2-16,0 4-112,0-4 88,0 0 0,0-1-40,2-1-8,2-4 0,-2 6-8,-2 4-32,2-11 32,2 7-8,0-9-8,0 9-32,-2-12 16,1 7 16,-3 9-16,4-12 8,0 3 0,8-3-16,-10 1-16,9 1 0,-9-1 24,-2 11 0,4-4-16,9-10 0,-11 9 0,10-9-24,-8 10-24,7-9 24,-11 13 40,6-4-104,6-7-40,-9 7-72,9-2-104,-8 0-56,5 2-144,-9 4 520,4-3-624,6-1-113,-6 2-151,0 0-168,-2 0-112,1 2-64,-3 0 1232,4-2-1289,0 2 321,0 0-1384,-4 0 2352</inkml:trace>
  <inkml:trace contextRef="#ctx0" brushRef="#br0" timeOffset="2">747 242 2000,'0'0'0,"0"0"280,0-4 40,0 0-40,2 0-40,-2 4-240,0-4 224,2 1 8,-2-1 32,0 0 56,4 0 32,-4 2 1,0 2-353,0-2 384,0 0-64,0 0-16,-2 2-16,0-2-64,2 2-16,0 0-208,-2 0 168,0 0 8,2 0 0,-2 2 8,0 2-16,2 0-56,0-4-112,-4 4 136,4 6-48,-3-7 40,1 7 24,0-6-24,0 7-16,2-11-112,-2 4 104,0 10-24,2-11 16,0 13 24,0-7-16,0 3-8,0-12-96,-2 11 112,2-1 0,0 1 56,0 1 9,-2-2-65,2 1 48,0-11-160,0 6 88,0 9-16,0-11 0,0 9-24,0-9 8,4 8-16,-4-12-40,0 2 40,2 2-40,-2-1-16,4 9 56,-2-12-32,-2 2 8,0-2-16,2 2-16,1-2-8,-3 4-8,0-4 8,2 0-48,-2 0-56,0 0 128,0 0-128,2-2-72,-2 0-49,0-2-143,4 0-152,-4 0-120,0 4 664,2-6-680,-2 1 8,0-5 96,0 6 16,2-1 56,-2-7 55,0 12 449,0-4-408,0-2 80,0-3 56,0 3 40,0 2 40,0-2 56,0 6 136,0-5-88,0-5 40,0 6 40,-2 0 0,0 1 8,2-1 0,0 4 0,0-4 8,-2-2 80,0 2 32,2 1 56,-2-1 64,0 0 32,2 4-272,-3-4 304,1 2 24,0 0-8,0-2-31,-2 2-41,0 1-16,4 1-232,-2-4 240,0 2 72,0 2 32,0-4 56,2 4 48,-2-2-32,2 2-416,-1 0 448,1 0 8,-2-2-88,0 2-24,2 0-64,0 0-63,0 0-217,0 0 200,0 0-32,0 0-40,0 0-8,0-2 32,0 0-48,0 2-104,4 0 144,-3 0-16,1-2-40,2 0 16,0 2-40,0 0-16,-4 0-48,10 0 40,-7 0-32,1-2 32,8 2-24,-8 0-16,7 0 16,-11 0-16,4 0 0,10 0 0,-13 0 0,11 0-16,-8 0 8,6 2 0,-10-2 8,3 4-8,1-2 8,6 0 8,-10 2-16,4-2 0,0 0-16,-4-2 24,3 6-8,1-3 0,0-1-16,-2 2-8,0 0 0,2 6-16,-4-10 48,0 3-56,0-1-32,-2 2-24,0 0-16,-2 7-32,0-9-24,4-2 184,-11 4-208,9 0-40,-10 8 0,8-9-9,-5 1 17,5 6-48,4-10 288,-12 4-368,8-2-120,-7 1-88,7 1 24,-6-2 88,7 2 144,3-4 320,-6 2-168,-6-2 88,10 0 64,-3 0 8,1 0 16,-2 0 8,6 0-16,-4 0 32,-2 0 0,2-2 24,1 2 16,1-2 24,0 0 40,2 2-136,-2 0 152,2-4 32,0 4 16,0-3 16,0 1 0,0 2-216,0-2 208,2 0-24,2 0 24,-1 2-24,7-2 8,-6 0 8,-4 2-200,4-2 200,7 2 8,-9 0 8,10 0-16,-6 0-16,5 4 1,-11-4-185,4 2 160,11-2 16,-11 4 0,12 0 16,-5-1 0,-7-1 0,-4-2-192,15 4 160,-3 0-8,0 0-48,-1 0-16,-1 7-8,-6-9-40,-4-2-40,11 2 16,-7 2-8,8 0-8,-10 1-8,1-1-24,1 6-72,-4-10 104,4 0-184,0 4-104,0-2-144,0 1-216,-1-1-273,-1 2-295,-2-4 1216,4 2-1552,-2 0-225,0-2-1599,-2 0 3376</inkml:trace>
  <inkml:trace contextRef="#ctx0" brushRef="#br0" timeOffset="3">1113 90 1992,'0'0'0,"0"-6"512,0 3 40,0 3-552,0-12 520,0 10 0,0-4-40,0 1 41,0 1-17,0-2 8,0 6-512,0-4 480,0 0-72,0 1-48,0 1 24,-2-2-32,2 2 16,0 2-368,-2 0 400,0-2 0,0 2-7,-2 0-57,1 0 8,1 0-88,2 0-256,-4 4 240,0 0-48,-2 7-64,0-7 88,1 9-56,-5-9 24,10-4-184,-4 16 192,-2-5-64,-3 3 64,7-1-16,-4 2 16,2-1 16,4-14-208,-4 17 168,0-2-16,1 5-40,-1-3-48,2 0-8,-2 2 0,4-19-56,0 18 32,-2-3-16,0 2 24,2 0-56,0 1 48,0-3 8,0-15-40,0 15-16,4 1 40,-4-3-56,2 1 16,0-5 0,2 1 8,-4-10 8,4 4 24,-3 9-96,1-9-40,2 6 0,2-10-104,-2 3-64,-4-3 280,10 4-424,-9 0-208,3-4-240,10 0-312,-10 0-449,5 0-359,-9 0 1992,2-2-2097,12 0-1311,-14 2 3408</inkml:trace>
  <inkml:trace contextRef="#ctx0" brushRef="#br0" timeOffset="4">1265 35 3016,'0'0'0,"0"0"0,0-2 792,0-4-128,0-6-79,0 10-25,0-1-16,0 1-24,0 2-520,2-2 512,-2 0-32,0 2-64,2-2-48,-2 0-64,4 2-40,-4 0-264,2 0 256,-2 0-23,2 0-17,2 0-16,-4 0 8,1 4-16,-1-4-192,0 4 184,4 7-32,-2-9-32,-2 12-24,2-11-24,2 13-16,-4-16-56,2 11 48,-2 1-32,2-1-16,2 1 8,0 1-16,-1 1 0,-3-14 8,4 15 0,0 0-8,0 3-8,0-1 16,0 0 0,0 0 16,-4-17-16,3 18-16,1-1 32,-2 0-8,-2 1 0,0 1 16,2-2 16,-2-17-40,0 19 48,0-2 32,0 5-24,0-5 8,-2 2 16,-2-4 0,4-15-80,-4 16 96,1-1 0,-1-2-16,0 1-16,0-1-16,0-3-40,4-10-8,-4 4 0,-1 11-40,1-11-56,0 6-104,0-7-192,-2-1-512,6-2 904,-6 4-1657,1-2-911,-7-2-2385,12 0 4953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6:53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48 3344,'0'0'0,"0"0"848,0 0 9,0-4-25,0 4-832,-2-4 752,2 0-32,-2 1-64,2 1-8,-1 0-48,-1-2 17,2 4-617,-2-4 568,0 2-104,0-2-32,-2 1-96,0 1-48,0 0 48,4 2-336,-1-2 264,-3 0-16,2 0-8,-2 0-72,2 2 32,-2 0-64,4 0-136,-4 0 144,1 0-8,1 0-48,-2 0 49,0 0-25,0 4-24,4-4-88,-2 2 56,0 0-16,-1 2-16,-1-1-16,2 1 48,-2 6-16,4-10-40,-4 4 48,2 5-32,0-7-16,1 12-8,-1-11 16,2 9-8,0-12 0,-4 4-16,4 11 0,-2-5-16,0-6 80,2 13-40,0-13-8,0-4 0,0 13-8,0-9-72,4 8 64,-2-9 32,0 11-56,1-12 8,-3-2 32,4 9-8,0-5-72,6 0 112,-7 6-48,7-7 16,-6-1-48,-4-2 48,11 10-40,-7-6 40,9 5-48,-9-5 120,12 8-64,-13-8-48,-3-4 40,14 13-16,-11-9-64,9 7 80,-10-5 32,9 8-64,-9-11 32,-2-3 0,12 16-64,-9-12 39,1 9 25,6-9 25,-6 11-33,-2-11-33,-2-4 41,1 12 8,3-8 25,-2 5-17,-2-5 32,2 0-64,-2 9-16,0-13 32,0 2-8,0 2 16,0 0 40,0 0-40,0 0 0,0-3-8,0-1 0,0 4-8,-2-2 80,0 2-8,-2-2-40,1 0-8,-1 2-80,4-4 64,-4 2-8,-6-2 64,7 2 16,-3 1-40,-6-1-32,9-2-40,3 0 40,-10 2-64,6 2 40,-7-4-16,7 0-32,0 0-57,-7 0-71,11 0 200,-2 0-256,-4 0-64,0-2-64,1-2-72,1 0-32,-2 1-104,6 3 592,-4-4-608,1 0-32,-1-2-40,0 2-9,0-5-15,0 5 16,4 4 688,-4-4-640,3 0 0,-1-2-8,-2 1-48,0-1-65,2 2-15,2 4 776,-4-6-584,0 1-1656,4 5 2240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6:47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23 235 3152,'0'0'0,"-2"0"696,0 0-48,-2 0-31,4 0-617,-3 0 600,1 0-24,0 0-16,0 0-64,0 0-80,0 0-56,2 0-360,0 0 296,-2 0-72,2 0-40,0 0-48,0 0-48,0 0-16,0 0-72,0 0 32,0 0 0,0 0 0,0 0-16,0 0 0,0 0-8,0 0-144,4 0 264,-2 0-144,4 0 0,3 0-16,-7 0 24,10 0-16,-12 0 24,3 0-24,9 0 0,-10-2-16,11 0-8,-9 2 0,8 0 0,-12 0 48,4-2-64,9 2 32,-9 0-8,9 0-8,-9 0 8,8 2 0,-12-2 40,3 0-64,7 4 16,-6 0 16,7 0-24,-7 0 16,6-1 0,-10-3 40,4 10-64,0-6 24,-1 0 16,7 7 16,-6-9 8,-2 2 0,-2-4 0,2 4 16,2 0-8,-3 0 16,1 0 0,-2-1 8,0 1 24,0-4-56,0 4 64,0 0 0,0 6 16,0-7 8,-3 1-8,-1 8-8,4-12-72,-4 4 96,-2 5-24,0-5 8,-3 8-16,5-10 8,-8 9 0,12-11-72,-3 2 97,-9 2-9,8 0-24,-7 0 8,5 5-8,-6-9 24,12 0-88,-5 4 112,-9-2-56,10 0 0,-7 2-40,7-4-40,-2 0 40,6 0-16,-4 2 0,0-2-24,-1 0-24,1 0-32,2 0-40,0 0 24,2 0 96,-2 0-152,0 0-73,2-2-103,-2 2-216,2-2-336,0 0-384,0 2 1264,2 0-1617,2-2-2167,-4 2 3784</inkml:trace>
  <inkml:trace contextRef="#ctx0" brushRef="#br0" timeOffset="1">384 345 5881,'0'0'0,"0"0"0,0 2 736,0 2-288,4 7 0,-4-9 32,0 10 72,0-9 40,0-3-592,0 14 529,0-10-49,0 9-112,0-9-112,-2 10-48,0-11-48,2-3-160,0 14 152,-2-10-16,0 7-32,2-7-56,0 8 0,0-8-24,0-4-24,0 4 0,0 5 0,0-5-40,0-4-8,0 0-40,0 0 88,2 0-160,-2 0-112,2 0-192,-2-4-224,4 0-313,-2 0-191,-2 4 1192,0-11-1368,0 7-224,2-8-2233,-2 12 3825</inkml:trace>
  <inkml:trace contextRef="#ctx0" brushRef="#br0" timeOffset="2">398 143 4472,'0'0'0,"0"0"0,-2-2 1009,-2-2-265,0-2-128,2 2-56,-2 0-32,2 2 8,2 2-536,-3-2 488,-1 1-63,2 1-81,-2 0-96,2 0-72,0 0-80,2 0-96,-4 1 56,0 1-56,4 2-40,-3 0-16,1 10-40,0-13-72,2-1 168,-2 12-232,2-10-193,0 11-207,0-9-400,2 8-600,2-8-2985,-4-4 4617,0 0 0</inkml:trace>
  <inkml:trace contextRef="#ctx0" brushRef="#br0" timeOffset="3">546 266 4400,'0'0'0,"0"0"1185,0 4-305,0 7-208,0-9-24,0-2-648,0 2 664,0 2 0,3 8 9,-3-9-73,0 13-64,2-7-56,-2-9-480,0 12 432,0 1-56,0 1-32,0-1-40,0 1-16,0 1-24,0-15-264,0 14 224,0 1-16,0-1-72,0 1-23,0-3 23,0-1-40,0-11-96,0 10 152,2-6-64,-2 9-24,4-9 16,-2 0-80,-2 7 80,0-11-80,4 0 72,-4 2-32,0 0 32,2 2-56,-2-2 16,0-2-8,0 0-24,0 0 64,0 0-40,0 0-16,0 0-16,0 0-56,0 0 48,0 0 8,-2-2-112,2 2-112,-2-4-176,-2 2-265,2-1-175,-2-1-264,4 4 1112,-4-4-1464,3-2-361,-3-6-375,0 9-2641,4 3 4841</inkml:trace>
  <inkml:trace contextRef="#ctx0" brushRef="#br0" timeOffset="4">509 310 5457,'0'0'0,"0"-2"800,0-2-352,0-7-104,0 11 32,4-4 144,-4 4-520,0-4 592,0-7 40,2 7-15,0-2-81,2 2-8,-3-8-120,-1 12-408,0-3 392,2-3-56,2-4-72,0 6 40,0 1-88,0-3 40,-4 6-256,9-4 216,-5-2-32,6 0 0,-6 2-8,7 1-8,-9-1-39,-2 4-129,4-2 96,7-2-80,-7 4 0,6-2-8,-6 2 0,0 0-8,-1 0-8,-3 0 8,12 0 0,-10 2-8,9 2 16,-9 0 16,2 0-40,6-1 8,-10-3 8,4 10-8,-1-6 16,9 0-8,-10 0 0,2 5 0,2-7-40,-6-2 40,1 12 0,1-10 72,2 1-96,-2 9 56,-2-8-8,0 0-56,0-4 32,0 9 72,0-5 8,0-2-8,-2 2-8,-2 0 0,1 7 8,3-11-72,-6 2 88,2 2 48,-8 8-56,9-10-8,-3 2-8,-4-1-64,10-3 0,-6 4 48,-3 0-8,5-2-16,-8 0 24,9 2-32,-9-2 16,12-2-32,-4 2 24,-7-2 8,7 0-32,-8 4 0,9-4-8,-1 0-24,4 0 32,-4 0-24,-2 0-64,2 0 0,0 0-32,1-2-48,1 0 8,2 2 160,-2 0-256,2 0-40,0-2-81,0 0-87,0 2-72,0-2-104,0 2 640,0-2-656,0 0-80,2 0-80,1 2-73,-1-2-71,2 0-96,-4 2 1056,4 0-1104,8-4-64,-10 4-1,1-2-1831,-3 2 3000</inkml:trace>
  <inkml:trace contextRef="#ctx0" brushRef="#br0" timeOffset="5">740 333 3008,'0'0'0,"1"-2"808,-1 2-808,4-2 808,8-1-55,-10-1-81,2 0-80,7-2-64,-9 2-48,-2 4-480,4-6 408,6 1-48,-7 1-48,1 0-48,8 0-32,-10 0-55,-2 4-177,11-11 128,-9 9-48,2-4 0,7-6-48,-7 9 0,0-3 8,-4 6-40,4-10 16,0 6 16,0 0 0,0 1-16,-3-1 16,3 0 16,-4 4-48,0-4 40,0-2 32,0 4 0,0 0 0,0 2 0,-4 0-32,1 0 0,3 0-40,-4 0 24,-6 0 0,6 2-8,-1 2-16,-7 0 8,12-4-8,-6 12-8,-7-10 0,3 7 16,6-5-8,-7 8 0,7-9 0,4-3 0,-13 12 0,9-8 8,-6 9-16,8-9 8,-2 8 0,-1-8 0,5-4 0,-4 13 8,0-9 24,2 9 0,0-9-16,2 8 24,-2-8-32,2-4-8,-2 4 24,2 7 0,0-9-8,0 2 8,0 0-16,4 0 24,-4-4-32,2 3 56,2-1-32,7 2 32,-9-4-8,2 0-48,10 0 48,-14 0-48,3 0 64,9 0-64,-8 0 16,7 0-48,-7 0-16,11 0 56,-15 0-8,4 0 0,12-2-24,-7-2-8,3 2-32,-1-1-32,1-1 24,-12 4 72,4-4-136,11 0-96,-3 0-176,-3 0-241,5-1-207,-5 1-304,-9 4 1160,4-6-1408,11 2-233,-11-6-1863,-4 10 3504</inkml:trace>
  <inkml:trace contextRef="#ctx0" brushRef="#br0" timeOffset="6">1089 40 2472,'0'0'0,"0"-1"432,0-5 24,2-6 56,-2 10 48,0 2-560,2-4 625,-2 1 23,0-1-24,0 2-88,0 0-48,0 2-88,0 0-400,0-2 344,-2 0-40,0 2-48,-2 0 8,2 0 8,-1 0-39,3 0-233,-2 4 216,-2-2-48,0 0-48,-2 2 32,2 7-8,-1-9-8,5-2-136,-10 12 152,8-9-32,-2 9-16,-2 0 40,1-3-56,1 3 32,4-12-120,-6 11 104,2 3-16,-2-3-16,1 5-16,1-3 0,0 3 8,4-16-64,-4 13 24,2 3 40,-2-1-80,1 0-24,3-1 8,-2 1-32,2-15 64,-2 14-56,2-1-8,-2-1-32,2-1-16,0 1-16,0-1-96,0-11 224,0 10-264,0 2-120,4-8-240,-2 9-201,1-9-343,1 5-296,-4-9 1464,4 2-1721,6 2-1903,-10-4 3624</inkml:trace>
  <inkml:trace contextRef="#ctx0" brushRef="#br0" timeOffset="7">1237 48 2592,'0'0'0,"0"-4"512,-2 0-48,2 4-464,-2-3 432,2-3 16,-2 2 41,0 2 23,2-2 8,-2 2-48,2 2-472,-1-2 416,1 0-72,0 2-56,0 0-72,0 0-56,0 0-24,0 0-136,0 0 88,0 4-8,1-2-24,-1 2-8,2-2-16,2 0-24,-4-2-8,2 4 8,2-2-8,0 0 0,0 1 8,7-1 0,-9 0-24,-2-2 16,4 0 0,8 4 8,-11-4-16,9 2 16,-6-2-16,5 2 0,-9-2 8,4 0 0,8 4-8,-10-2 8,9 2-8,-7-2 0,0-1 0,-4-1 8,4 4-8,5 0 0,-5 0-16,0 8 16,6-9-8,-10 9 8,0-12 8,4 4-8,-1 9 8,-1-9-16,0 12 16,-2-13 8,4 11 8,-4-14-16,0 4 16,0 11 16,0-11 16,0 10 0,0-11 32,-2 11-8,2-14-72,-2 4 96,2 9 8,-4-9-16,1 8 16,1-9-48,-2 7 16,4-10-72,-4 2 96,-2 2-16,0 7 16,1-9 9,1 2-33,0-2 40,4-2-112,-12 2 120,7 2-80,-5-2 0,6 0-64,-5 2-16,3-2 24,6-2 16,-12 2-104,9 1-209,-1-1-487,-8-2-752,10 2-592,-4-2-1865,6 0 4009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1:10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48 2416,'0'0'0,"0"0"888,0 0-888,3-2 488,-3 0-48,4-1-40,-4-1-31,3 1-41,-3-1-8,0 4-320,0-2 312,3-1 24,-3-1-16,4-1-16,-1 2-8,-3-1-24,0 4-272,0-1 248,4-1-24,-4 0-8,0 0-16,0 1-24,3 1 8,-3 0-184,0 0 168,0 0-56,4 0 24,-4 0-40,0 0 25,0 0-25,0 0-96,3 0 144,-3 5 24,0 0-16,4 0 56,-4 11-40,0-11-32,0-5-136,0 16 136,0-11 0,0 12-24,0-3 16,0 0-24,0 0-24,0-14-80,0 15 72,0 3-32,0 1 24,-2 2-16,0 3-24,1 2 0,1-26-24,-2 29 32,-2-1-8,1 2 32,-1-1-8,1 2-8,-2 1-40,5-32 0,-5 33 32,-1-1-32,5 1 16,-3-1 24,1-3-32,-1-1 0,4-28-8,-3 26-8,-1-4-8,1 1 0,1-2 32,0 0-16,1-2-16,1-19 16,-2 17 16,2 0 8,-2-1-32,2-2 8,0 0-8,-2-9-32,2-5 40,0 17 16,0-12-40,0 1 64,0 9-16,4-10 24,-4-5-48,0 4 8,0-1-8,3-3 40,-3 0-8,4 0-24,-1 0 32,-3 0-40,0 0 16,4 0 32,-1 0-16,-3 0-8,4-1-8,-1-5-64,-3 6 48,4-3 16,-1-1 0,2-1 32,-1 0-32,-1 0-8,1 0-16,-4 5 8,3-6-24,1 1 32,1 0 16,0-2-24,0 0 0,0 0 8,-5 7-8,6-5-8,7-2 16,-9 2-8,10-2-16,-11 0 0,11 0-8,-14 7 24,5-7 0,13 2 48,-13-2-48,12 2 8,-12 0-8,13-1-40,-18 6 40,14-7 0,-9 2 0,14 0-8,-14 0 8,14 0 8,-14-1-16,-5 6 8,19-3 0,-13-2 8,14 1-24,-6 1-8,-8-1 0,14-1-48,-20 5 72,6-2-120,11-1-152,-12 0-272,12-1-336,-11 2-409,9 1-255,-15 1 1544,4-2-1704,11 0-2457,-15 2 4161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6:45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3384,'0'0'0,"0"0"656,0 0-656,0-2 616,0 2-55,0-2-41,0 2-48,0 0-40,0 0-432,0 0 392,0 0-24,2 0 32,-2 0-32,0 4 0,4-2-48,-4-2-320,0 4 256,2-1 9,1 1-25,-1 8-16,0-10-16,2 9-8,-4-11-200,4 11 128,-2-1 24,0 3 8,1 1-72,1-1 16,-2 0-40,-2-13-64,4 18 40,-2-1 8,0-2-8,1 2 8,-1 2-32,0-2-8,2 1-8,-4-18 0,0 15-24,2 0 0,0-2 16,2 1 0,-3-3 0,3-7-8,-4-4 16,4 15-40,0-11-32,0 8-96,-1-10-32,1 1-176,0 1-240,-4-4 616,4 2-873,0-2-367,-1 0-240,-1-2-153,2 0-1967,-4 2 3600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5:52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40 3600,'0'0'0,"-2"-4"808,-2-7 33,0 7-73,4-2-40,0 6-728,-2-5 728,0 1-48,0 2-96,0 0-88,2 0-111,-4 2-113,4 0-272,0 0 160,-2 0-40,1 0-32,1 4-32,-4-2-8,4 2-40,0-4-8,-4 3-32,2 1-8,2 8-16,-2-10-64,2 9-88,0-9-144,0-2 352,0 11-537,0-7-207,0 8-376,4-8-416,0 13-2817,-4-17 4353</inkml:trace>
  <inkml:trace contextRef="#ctx0" brushRef="#br0" timeOffset="1">258 251 7297,'0'0'0,"-2"0"1400,0 0-543,2 0-857,-4 3 656,3-3-88,-1 4-32,-2-2 136,0 2-88,0 0-24,4-4-560,-2 4 536,-2 7-176,0-9-15,1 9-57,-1-7-88,-2 8-24,6-12-176,-4 4 216,0 13-40,0-8-72,-1 3 56,-1-8-96,2 9-16,4-13-48,-4 4 40,0 9-8,2-9 16,-2 8 16,3-9 32,-1 9-80,0-8-16,2-4 0,-2 9 40,0-5-32,0 0 48,2 0 0,0 0-32,0-3-16,0-1-8,0 4 16,0-4-32,0 0 64,0 0-24,0 0 32,2-2-16,-2 2-40,0-3 24,2-1 32,2-8-32,-2 8-24,-1-7 0,3 5-8,-4 6 8,4-15-24,2 5 56,-2-1-8,0-1-56,7-1 16,-7-2-16,-4 15 32,12-16-32,-9 1 32,9 0-32,-8-1 16,11 1-24,-11 2 40,-4 13 0,14-14 8,-10 1-16,9 0-40,-9 1 16,9 3 8,-9 5-24,-4 4 48,10-14 56,-6 12-64,9-1 8,-11-1-48,2 0-16,0 2-40,-4 2 104,4 0-136,-1 0 16,1 0 0,0 2 0,0 0 8,-2 2 0,-2-4 112,2 11-72,-2-7 0,4 8 32,-4-9 32,0 13-16,0-5 24,0-11 0,0 10-24,0 1 0,0-1 16,0 1-16,0 3 24,0-3-8,0-11 8,0 13-24,0-1 8,-2 1-16,0-1-8,2 1-40,0-3-32,0-10 112,0 4-160,0 11-112,0-11-113,0 7-135,0-9-168,0 2-120,0-4 808,0 11-952,0-11-64,2 4-25,0-2-71,2 2-48,-2-4-160,-2 0 1320,1 0-1193,3 0-2151,-4 0 3344</inkml:trace>
  <inkml:trace contextRef="#ctx0" brushRef="#br0" timeOffset="2">578 254 3064,'0'0'0,"0"0"0,2-3 1264,2-11-279,5 5-89,-7 3-96,2-6-128,0 9-56,-4 3-616,4-12 608,-2 8-7,2-7 15,-4 7-16,2-6-24,-2 7-40,0 3-536,0-4 480,0-2-16,0-5-40,0 9-32,0-4-40,0 2-15,0 4-337,0-6 296,-2 2-8,0 1 0,-2-3-16,2 2-8,-2 2 16,4 2-280,-6-2 256,2 0-24,1 2-8,-1 0-56,-2 0-8,0 4-32,6-4-128,-9 2 80,5 2 16,0 0-48,-2 7-32,0-7 8,2 8-48,4-12 24,-5 1 24,1 11-32,-2-8-8,0 7 32,2-5-48,1 9 16,3-15 16,-4 10-32,0 1 32,0 1 0,2-1-24,0-1 24,0 1-40,2-11 40,0 10-16,0 1-8,0-1-24,4 1 24,-4-1-24,4-6-16,-4-4 64,4 15-88,0-5 8,-1-7 16,1 11-8,8-10 32,-10 9-8,-2-13 48,4 2-48,7 9 24,-9-9-16,10 10 24,-8-10-16,5 9 8,-9-11 24,4 2-8,6 10-8,-8-9-8,1 1 16,9 8-48,-10-10 40,-2-2 16,4 3 40,0 1-56,7 0 56,-9 0-64,2 2-24,0-3 40,-4-3 8,2 4-24,0 0 32,-2-2-32,0 0 16,0 2 0,0-2-40,0-2 48,0 4-112,0-4-136,0 1-128,-2-1-88,0 2-128,-2-2-49,4 0 641,-6 4-688,2-4-40,-7 2 32,7-2-16,-10 0 8,11 0-40,3 0 744,-14 0-825,3 0-79,7-2-56,-10 2-16,8-4-8,-7-7 39,13 11 945,-6-4-712,-9-7-1952,15 11 2664</inkml:trace>
  <inkml:trace contextRef="#ctx0" brushRef="#br0" timeOffset="3">345 339 3208,'0'0'0,"4"0"504,0-2 72,-1 2 25,7-4 31,-6 2-32,-4 2-600,11-2 496,-9 0-64,10 0-96,-8 0-72,11 0-64,-3 0-48,-12 2-152,11-3 104,1 1-40,-1 0-16,1 2-32,2-2 0,-3 0 0,-11 2-16,12 0-16,1-2-16,-1 0 8,1 2 8,-1-2-32,1 0-48,-13 2 96,12 0-184,-3-2-112,3 2-40,-2-2-48,-1 2-32,3 0-16,-12 0 432,9 0-480,-5 0-80,12 0-89,-12 0-23,9-1 120,-7-1-2008,-6 2 2560</inkml:trace>
  <inkml:trace contextRef="#ctx0" brushRef="#br0" timeOffset="4">805 205 1672,'0'0'0,"2"-4"1520,2-8-1016,-4 12-504,12-5 544,-10-7 33,1 8-9,1-5-40,0 5 0,0-9-48,-4 13-480,2-4 488,0-8-16,-2 6-32,4-5-48,-4 7-8,0 0 9,0 4-393,0-5 400,0-1-24,0 0 0,-2 2-40,0 1 0,-2 1-8,4 2-328,-4-2 296,0 0 0,0 2-16,-5-2-24,5 2-64,-8 0 0,12 0-192,-3 0 128,-3 2-32,-6 2-8,8 7-64,-7-9 8,7 9-16,4-11-16,-14 4-8,11 10 16,-7-5-16,6 3 16,-2-1-16,1 1 0,5-12 8,-4 11 8,0 4-24,2-1-32,2-1 24,-2 3-32,0-3 0,2-13 56,0 13-64,0-1 0,0-1 16,0-7 8,4 9-32,2-9 8,-6-4 64,4 10-64,5-8 8,-7 2-8,12-3 8,-11 3 0,9-4-16,-12 0 72,4 0-56,13 0 16,-13 0 8,11-2 16,-3-1-8,-2-1 0,-10 4 24,11-6 0,-1-4 16,-6 5-8,11 1 0,-11-8 8,8 9-8,-12 3-8,3-6 0,9 2 40,-10-2-32,2 1 24,5-5 24,-9 6-8,0 4-48,4-4 56,-2 1 0,0-3-8,-2 0 16,0-4 24,0 7-16,0 3-72,0-4 88,0 0 0,-2-2-24,-2 2 0,0 1-8,-1-1-8,5 4-48,-10-4 72,6-2-32,0 2-8,-7 1 0,7 1-48,-6 0-8,10 2 24,-4-4-64,-7 0-40,5 2-80,-5-2-72,5 4-128,-8-3-184,14 3 568,-9 0-768,-3-2-256,2 0-321,-1 0-319,-1 0-232,-1 2-2345,13 0 4241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5:50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4072,'0'0'0,"0"0"0,-2 0 1033,2 0-105,0 0-128,0 4-96,0 0-96,0 0-88,0-4-520,0 3 480,0 7-31,0-6-41,0 5-48,0-5-32,0 10-72,0-14-256,0 4 200,0 13-8,0-5-80,0-1-32,0 3-32,0-3-16,0-11-32,0 10 16,0-1-24,4 3 8,-4 1-16,0-1 8,0-1-24,0-11 32,0 12-32,0-2 16,1 1-40,-1-7 8,0 10-80,0-11-96,0-3 224,0 12-344,0-8-104,0 5-80,0-7-73,2 2-39,-2-2-40,0-2 680,0 0-760,2 0-104,-2 0-176,3-4-25,-1-5-2247,-2 9 3312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5:50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21 209 3688,'0'0'0,"0"0"696,-4-2-31,2 0-65,0 0-80,2 2-520,-3-4 496,1 2 24,2 0-8,-2 0 8,0 0-40,2-2-48,0 4-432,-2-2 369,0-2-73,2 1-40,0-1-24,0 0-48,0 0-16,0 4-168,0-12 136,0 9-16,4-7-32,0 6 16,0-9-40,-1 9-8,-3 4-56,10-14 40,-6 8-16,0-5 8,7 7-16,-7-8 8,6 9-16,-10 3-8,3-12 8,11 8 0,-10-8-8,7 9-8,-7-3 0,8 0 0,-12 6 8,3-4-16,9 0 0,-8-1 8,7 1 0,-7 4-24,10-4 8,-14 4 24,9 0-48,-5-2-8,11 0 24,-11 2-24,8-2-8,-10 2 0,-2 0 64,11 0-80,-9 0 16,2 0 16,8 2-8,-10 2 0,1 0-8,-3-4 64,4 4-72,0 5 0,0-5 0,0 0-8,-2 7 16,1-7 16,-3-4 48,4 14-32,-2-10 32,2 7-8,-2-7 32,-2 10-16,0-10 0,0-4-8,0 13 40,0-9 8,0 11-24,0-3 32,0-2-32,0 1 8,0-11-32,-2 10 48,-2-1 8,0 3-8,2-2 32,-1-6 0,-1 11 32,4-15-112,-4 4 160,-2 9-8,0-9 0,-3 10-8,5-10-8,-8 7 32,12-11-168,-3 2 160,-7 8-8,6-6-32,-9 0-16,9 5 40,-10-5 0,14-4-144,-3 2 128,-3 0-8,-4 2-72,6 0 16,1-2-32,-11 1 16,14-3-48,-4 0 32,0 0-16,-5 0 8,7 0-32,-2 0 16,-7 0-32,11 0 24,-2 0-32,-2 0 24,-2 0-32,0 0 0,2-2 24,1 1-96,3 1 112,-2-2-152,-2 2-56,2 0-56,0-2-40,-2 0-72,4 2-96,0 0 472,-2 0-536,0-2-88,2 0-73,0 2-79,0-2-136,0 0-176,0 2 1088,0 0-1264,2-2 175,2 0-2167,-4 2 3256</inkml:trace>
  <inkml:trace contextRef="#ctx0" brushRef="#br0" timeOffset="1">305 315 3264,'0'0'0,"0"2"464,0-2-464,0 0 480,0 3 25,0-3 7,0 2-56,0-2-8,0 4 16,0-4-464,0 2 432,0-2 64,0 2-8,0 2-32,0-2-24,0 0-24,0-2-408,0 4 409,0-2-1,0 2-16,0-1-24,0 1-40,-1 8-16,1-12-312,-2 2 280,2 2-24,-2 9 8,0-9-16,0 8-8,0-9-40,2-3-200,-4 14 184,2-8-32,0 9-32,0-5 8,0-6-16,0 11-8,1-11 0,1-4-104,-2 15 72,2-11 1,0 8-9,0-8 0,-2 5-8,2-3-24,0-6-32,0 10 32,0-8 8,0 2-8,0-1 24,0 1-24,0 0 0,0-4-32,0 2 16,2 0 16,-2-2 0,3 0 24,-3 0 16,2 0-16,-2 0-56,0 0 56,2-2-8,2-2 8,-2-2-24,2-3 16,-2 5-40,-2 4-8,2-12 24,2 1 16,-2 1-8,-1-1 24,3-3-32,0 1 8,-4 13-32,4-14 16,0 2 8,-2-1 0,2 1 0,-1 1 16,-1-3-40,-2 14 0,2-11 16,2-3-16,0 1 0,-2 1 8,2-1-32,0 1 16,-4 12 8,3-12-24,-1 1 16,0-1-8,2 1 0,-2-3-24,-2 14 40,4-11-48,-2 7-32,2-10-16,-1 10-48,1-7-24,-2 7-56,-2 4 224,4-4-296,0 0-105,0 0-119,0-2-64,1 6-48,-3-1-8,-2 1 640,2-2-664,2 2-24,0 0-41,0 0-55,-2 0-56,0 0-64,-2 0 904,3 3-984,-1 1-96,2 0 167,-4 0-2183,0-4 3096</inkml:trace>
  <inkml:trace contextRef="#ctx0" brushRef="#br0" timeOffset="2">488 322 3384,'0'0'0,"0"0"0,0 2 568,2 0 80,0 2 17,2-2 7,-2 2 0,-1 0-32,-1-4-640,0 4 632,4 0-72,-4 7-40,0-9-15,0 2-25,2 6 56,-2-10-536,0 3 528,2 1-24,-2 8-32,0-10-96,0 2-24,0 7-40,0-11-312,0 4 272,0 6-32,0-6-64,4-1-56,-4 1-8,0 6-15,0-10-97,2 0 48,-2 4 16,0 0-40,0 7-8,0-11 8,0 2-32,0-2 8,0 2 8,0 2-48,0-2-16,0 0 40,0-2-121,0 0-103,0 0 240,0 0-456,0 0-176,0 0-176,0 0-160,0 0-72,0-4-177,0 4 1217,4-4-1368,-4 0-216,0-9 215,0 9-2127,0 4 3496</inkml:trace>
  <inkml:trace contextRef="#ctx0" brushRef="#br0" timeOffset="3">530 100 3440,'0'0'0,"-2"-3"1056,2-1-143,-4-8-89,2 10-88,1-2-48,1 4-688,-2-4 632,0 1-48,0-1-31,0 0-145,0 4-64,-2-2-56,4 2-288,-2-2 240,0 2 0,-2 0 8,4 0-104,-3 0-32,3 0-56,0 0-56,-2 2-8,0 0 16,2 2-24,-2 7-48,0-9-104,2 2-128,0-4 296,-2 12-480,0-8-216,0 7-353,2-7-551,0 9-224,0-9-2417,0-4 4241</inkml:trace>
  <inkml:trace contextRef="#ctx0" brushRef="#br0" timeOffset="4">624 299 3888,'0'0'0,"-2"0"768,2 0-111,0 0-657,-2 0 600,1 2-72,1-2-48,-2 0-8,0 4-40,2-4-16,0 0-416,0 0 400,-2 0-24,2 2 17,-2-2-9,2 2-8,0 2 24,0-4-400,0 2 368,0 2-16,-2-1-48,0 9-40,2-10-32,0 8-32,0-10-200,0 3 176,-2 11-40,0-10-8,0 7-40,0-7 16,0 12-16,2-16-88,-3 4 72,1 9 8,0-9-8,0 9-8,0-9 8,0 6-16,2-10-56,-2 2 88,2 9-8,-2-9 32,0 2 16,2 0-8,-2 0 33,2-4-153,-2 4 136,2 0 0,0-4-16,0 0-16,0 0 0,0 0-24,0 0-80,0 0 80,0-2 8,4 0-56,-2-2 24,0-8-32,2 9-16,-4 3-8,4-12 24,0 6-24,-1-7 0,1 1-16,0 0 8,8 1 16,-12 11-8,2-14-16,11-1-16,-9 1 8,7-1-56,-7 1 40,12-1-80,-16 15 120,3-13-96,9-1 48,-8 0-48,0 3 96,7-3 8,-9 11-8,-2 3 0,12-14 56,-11 10-48,3-7-8,0 7-40,-2 0-24,2 2 48,-4 2 16,4-2 0,-2-2 0,2 4 16,-3-2-64,-1 2 72,0 0-24,2 0-24,-2 2 8,0 2-16,0 0-32,0 7 72,0-7-64,0-4 56,0 12 0,0-2-40,0 1-24,0 1 128,0-1-96,-2 1 32,2-12 0,-1 11-8,1 1-48,-2 0 56,0 1 0,0-1-8,2-1 0,0-11 8,-2 12-16,0-1 0,2 1 0,0-2 8,-2-6-16,0 9-17,2-13 41,0 4-80,-2 9-56,2-9-144,0 6-136,0-8-200,0 2-184,0-4 800,0 6-960,0-3-72,0-1-25,2-2-55,-2 0-80,4 0-128,-4 0 1320,2 0-1113,0-2-2103,-2 2 3216</inkml:trace>
  <inkml:trace contextRef="#ctx0" brushRef="#br0" timeOffset="5">884 114 4536,'0'0'0,"0"0"0,0-2 1025,0-2-73,0-2-64,0 1-72,0 1-96,0 2-127,0 2-593,0-2 480,0 2 32,0 0 24,0 0-32,0 0-32,-2 0-64,2 0-408,-2 2 336,2 2-32,-2 9 0,0-9-16,0 9-40,2-1-47,0-12-201,-4 14 168,0 1-48,2 0 8,0 1-40,-1 1-8,3 1 0,0-18-80,-4 19 0,4 0 48,-4 1 8,4-1-56,-2 0 24,0-1-40,0 1-48,2-19 64,0 17 0,-2-3 16,2-1-32,0-1 0,0-8-8,0 11-48,0-15 72,0 4-56,0 8-8,2-10-72,4 1-48,-4 9-145,0-12-159,-2 0 488,4 2-712,-1 0-248,1-2-136,0 0-88,0 0-33,2 0-191,-6 0 1408,9-4-1672,-9-2-2441,0 6 4113</inkml:trace>
  <inkml:trace contextRef="#ctx0" brushRef="#br0" timeOffset="6">805 276 4945,'0'0'0,"0"0"1080,0 0-1080,-2-2 864,2-2-88,0 2-88,0-2-48,0 3-55,2-3-73,-2 4-512,4-4 480,-2 0-24,1 0-24,1 0 0,8 0-8,-10 1-16,-2 3-408,4-4 384,9 0-48,-9 0-16,7 0-64,-7 0-31,12 2-81,-16 2-144,3-4 88,13 1-32,-12-1-16,11 0-16,-11 2-24,11 0-24,-15 2 24,4-2-64,8 0-32,-9 0-56,7 0-129,-6 2-167,0-2-288,-4 2 736,11-2-1080,-9 0-208,10 2-353,-8-1-567,7-1-2833,-11 2 5041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5:47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3544,'0'0'0,"0"0"568,0 0 1,0-2-25,0 0-40,0 2-504,2 0 472,-2 0 8,0 0-16,0 0 8,0 0-48,0 0-104,0 0-320,0 0 280,0 0-80,0 4 0,4-2 16,-4 2 17,0-1-9,0-3-224,0 4 216,0 8 0,2-10-8,-2 2 8,2 7-16,-2-7-56,0-4-144,4 13 152,-2-9-40,-2 10 32,0-1 24,1-1-80,-1 1 32,0-13-120,4 11 72,-4 3 16,2 1 16,-2-3 24,2 3-56,2 1-24,-4-16-48,0 15 24,2 0-40,-2 1 48,0-1 8,0 0-32,2-1-16,-2-14 8,0 13-32,4-1 32,-2-1 40,-2 1-32,2 1-16,2-3-32,-4-10 40,0 4-96,2 9 24,-2-9-24,0 0-128,0 5-96,1-9-192,-1 0 512,0 4-656,4-4-120,-2 0-233,-2-2-287,2-4-416,2-3-2593,-4 9 4305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5:46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1338 6 3080,'0'0'0,"0"0"224,0-2 32,0 2-256,0-2 256,2 0 24,-2 2-8,4 0 16,-4 0 1,0 0-1,0 0-288,0 0 296,0 0-16,0 4-16,0-2-16,0 2-32,-2-1 0,2-3-216,-2 4 224,0 0-8,-2 0 0,3 6 0,-3-7-8,0 7 8,4-10-216,-6 4 224,2 7-16,-2-7 8,1 8-16,-5-8-16,6 11-32,4-15-152,-4 10 129,-7 1-41,7-1 8,-6 1-24,7 1 0,-11-1-8,14-11-64,-4 14 64,-9-3 16,7 3-8,-7-3 8,7 3 0,-8-3-8,9 3-8,5-14-64,-14 13 64,10 1-16,-9 1 16,7-1-24,-7 1 8,1-2-8,12-13-40,-10 14 24,-1-1 8,-3 1 0,3-3-16,-1 5 8,-1-3 0,13-13-24,-12 14 8,-1-1 24,1 0 24,-1 1-8,-2 1-8,15-15-40,-14 14 56,1 1-32,-3-1-8,5 1 8,-3 0-24,3-3 0,11-12 0,-14 13-24,3 1 0,-1-1 0,3 1-8,-3-3 32,2-1 24,10-10-24,-5 11-8,-9-7 16,8 8 0,-7-8-8,3 7 8,5-7 0,5-4-8,-14 11-16,4-7 24,5 0 8,-9 8-16,3-10 48,1 1-32,10-3-16,-10 14 56,-1-12-24,1 11-24,-1-11-8,1 10-16,-1-8 48,11-4-32,-10 11 24,-2-7 0,3 9-16,-3-9-8,1 12 24,-1-7-16,12-9-8,-11 4 80,-3 11-48,3-11 0,-1 12 0,1-7-80,-1-5 80,12-4-32,-13 17 40,-1-13-16,1 10 8,-1-10-8,1 9 0,3-9 48,10-4-72,-9 13 32,3-9 8,-8 8-8,10-8-40,-9 7 40,9-7 16,4-4-48,-6 11 16,-5-9 16,7 10-24,-6-10 8,7 7-16,-3-5 72,6-4-72,-12 12 48,8-8-48,-1 5 40,-7-5-88,8 0 72,-1 7 16,5-11-40,-10 2 16,6 10 16,-7-10-64,7 9 48,-8-7-8,10 0 72,2-4-80,-11 12 40,7-10-32,-2 9 8,-4-7-56,7 7 64,-1-9-24,4-2 0,-12 4 16,8 8-8,1-10 8,-9 2 24,10-1 8,-2 9-32,4-12-16,-11 0-8,7 4 8,-6 0-24,6-1 40,-1 7 24,-1-10-56,6 0 16,-6 4 16,-4 0-16,7 0 8,-1-1 24,-2 3-32,0-2-16,6-4 16,-4 10-16,1-10-8,-9 3 40,10 1-8,-2 0-16,0 0 8,4-4 0,-5 4 0,1 7 16,0-11-8,0 4 32,0 0-8,2 0-32,2-4 0,-4 4 0,3 0 8,-3-2 0,0 1 24,2-1-48,0 0 16,2-2 0,-2 4 8,-2-2 0,2 2 64,0-4-56,2 2-24,-3-2-24,3 0 32,0 2-24,-2 1 0,-2-1 32,2 0 8,0 2-8,0-4-8,2 0 0,-2 2-32,0 0 32,2 2-8,-2 0 16,0-2-16,0 1-24,2-3 32,0 4-16,-2-2-16,2 0 40,-1 2-8,1-4-24,0 2 8,0-2 16,0 2-48,0 2 48,0-4 24,0 2-48,-2-2 24,2 3-32,0-3 32,-2 0-48,2 2 40,0-2 8,0 0-32,-2 2 0,0 2-32,2-4 64,0 0-88,-2 2 0,2-2-56,0 0-56,0 0-152,-2 0-256,2 0 608,0 0-824,0 0-321,0 0-447,0-2-136,0 2-2505,0 0 4233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5:45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12 3464,'0'0'0,"-2"0"336,-2 0-120,2 0-80,-2 0-32,4 0-104,0-2 96,-2 2 64,2-2 33,0 2 39,0-2 8,0 0-56,0 2-184,0-2 168,0 0-16,0 2 0,0 0-16,2 0 16,2 0 24,-4 0-176,4 0 192,1 0 72,-1 4 16,0 0 48,6 7 8,-8-7-16,-2-4-320,4 17 304,9-7-40,-11 4-56,10 1-40,-8 2-16,11 3-32,-15-20-120,4 23 145,11-2-41,-3 4 8,-8 2-8,11-2-48,-3 4 16,-12-29-72,4 27 24,11 0-16,-5 0 32,2 1-24,-3 1 32,1 0-8,-10-29-40,11 29 48,-7-4-8,10 4 0,-3-4-16,-7-2-8,10 0-8,-14-23-8,4 21 8,9 1 16,-9-5 0,8 2-16,-8-3-8,9-1-24,-13-15 24,4 17-16,8-3-8,-10 1 8,7-1 16,-5-1-32,0-3-32,-4-10 64,12 4-80,-11 9-32,3-9-56,8 0-72,-10 0-105,2-1-119,-4-3 464,4 4-560,-1-2-168,1 2-208,0-4-272,0 0-2817,-4 0 4025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3:24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31 227 4464,'0'0'0,"0"0"0,0 0 969,0 4 223,0-2 8,0 2-152,0 0-79,0 0-89,0-4-880,0 11 784,-2-9-128,0 2-120,0 7-88,0-9-80,0 8-64,2-10-304,-2 4 361,0-1-97,0 9-8,2-10-8,-2 2-88,2-1 16,0-3-176,-1 4 208,1 0-40,-2 0-16,0-2-8,2-2-32,-2 4 48,2-4-160,-2 0 168,2 0 0,-2-2-32,2 0-8,0 0-32,-2-2 40,2 4-136,0-4 104,0 0-48,0-7-24,0 7-48,0-5 56,0 5 0,0 4-40,0-14 8,0 11-8,2-11-72,2 8 32,-2-7 104,2 9-88,-4 4 24,1-13 16,1 7-96,2-7-80,-2 9 40,0-11-8,2 9 16,-4 6 112,4-12-192,2 9-24,-3-9-96,1 8-64,6-5-144,-8 5-152,-2 4 672,4-4-825,1 0-207,5 0-120,-10 1-128,4 1-41,0-2-63,-4 4 1384,4 0-1392,-1-2 240,1 2 215,0 0-2183,-4 0 3120</inkml:trace>
  <inkml:trace contextRef="#ctx0" brushRef="#br0" timeOffset="1">163 224 3792,'0'0'0,"0"0"536,0 2 281,0-1 111,0 3-16,0-2-32,0-2-880,0 2 784,0 2-15,0 0-17,0 0-120,0-1-64,0 1-120,0-4-448,0 4 392,-2 0 16,2 7-24,0-11-16,0 4-40,0 6-48,0-10-280,0 2 241,0 1-57,0 1 40,0 0-64,0-2-32,0 2-24,0-4-104,0 2 56,0 0-24,0-2 0,0 0 0,0 0-32,0 3-64,0-3 0,0 0-120,0 0-96,0-1-152,0-1-265,0 2 697,0-2-880,0 0-184,0-2-144,0 0-41,2-5-55,-2 5-40,0 4 1344,4-10-1216,0 6 287,0-7 353,0 5 256,-2-7 32,2 7-2168,-4 6 2456</inkml:trace>
  <inkml:trace contextRef="#ctx0" brushRef="#br0" timeOffset="2">206 55 3064,'0'0'0,"0"-3"552,4-1-96,-4-10 257,1 11 311,-1 3-1024,0-4 1232,0 0 64,2 0-79,-2 0-201,0 0-216,0 4-136,0 0-664,0-1 552,0 1-96,0 0-88,0 0-88,0 0-88,-2 3-72,2-3-120,-1 4 57,1 0-33,-2 0-16,0 5-16,2-5-49,-2 0-63,2-4 120,-2 10-240,2-7-160,0 1-192,0 6-336,0-6-304,0 7-297,0-11 1529,0 2-1768,0 2 104,0 7-2529,0-11 4193</inkml:trace>
  <inkml:trace contextRef="#ctx0" brushRef="#br0" timeOffset="3">300 199 4440,'0'0'0,"0"0"873,0 0 143,0 0-64,0 0 24,0 0-976,0 0 1008,0 0-87,0 0-89,0 0-88,0 0-104,-2 0-88,2 0-552,-2 2 528,2 0-88,-2 1-71,2-1-57,-2 2-88,2 0 0,0-4-224,0 4 200,-2 0-48,0 5-32,2-7-40,-3 4-8,1 3 88,2-9-160,-2 2 176,0 2-16,0 8-8,0-11-24,2 3 56,-2 0 32,2-4-216,-2 4 192,2 0 16,-2-2-80,2 0-8,0-2-40,0 3 32,0-3-112,0 0 104,0 0-56,0 0 8,0-2-32,0 1-24,0 1 0,2-4-24,2 0 0,-2 0-80,0-2 88,2 1-48,-2-5-24,-2 10 88,3-4-72,-1-1-64,2-7 64,0 8-56,0-7 48,0 7 32,-4 4 48,4-12-104,-1 7 24,9-7-120,-10 7-32,2-9-24,0 8 48,-4 6 208,3-13-152,1 9-8,0-7 72,8 7 24,-12 0 64,2-2-40,-2 6 40,3-5-72,1 1 0,0 2-80,0 0 80,-2 0 8,0 2-56,-2 0 120,4 0-64,-2 0-32,-2 0 48,0 4 16,1 0 8,-1 9-40,0-13 64,0 2-56,0 10 24,0-9 0,0 11 0,0-10 0,0 9 16,0-13 16,0 4-48,-1 13 64,-1-13-32,2 11 80,-2-11-80,0 9-16,2-13 32,-4 4 8,2 9-40,0-9 64,-2 10-32,4-11 0,-2 7-32,2-10 32,-2 2-32,0 9 32,2-9-24,-1 2-40,1 0-137,0 0-159,0-4 360,0 2-576,0-2-264,0 0-312,1 0-208,3 0-185,-2 0-47,-2 0 1592,4 0-1392,0-2 391,0-2 345,0 0-2184,-4 4 2840</inkml:trace>
  <inkml:trace contextRef="#ctx0" brushRef="#br0" timeOffset="4">531 55 3768,'0'0'0,"0"-1"648,2-5 297,1-6 175,1 8 64,-4 4-1184,2-3 1128,0-1-167,2 0-185,-4 0-120,2 2-80,-2 2-80,0 0-496,0 0 472,0 0-48,0 0-8,0 2-16,0 2-31,0 0-73,0-4-296,-2 13 232,0-9-24,0 8-32,-2-3 0,0-3 8,1 9-8,3-15-176,-4 12 184,2-3-16,-2 3-16,0-1 8,0 2 0,2 1 24,-2-3 8,4-11-192,-1 12 224,-3 1 8,2-1-8,-2-3 0,2 3-24,0-1-24,2-11-176,-2 10 136,0-7-56,0 13 16,0-12-56,2 7 16,-2-7-32,2-4-24,0 11 25,0-11-9,0 4-16,0-2-41,2 0-7,2-2-32,-4 0 80,2 0-144,2 0-40,-2 0-88,2 0-104,2 0-152,3-4-144,-9 4 672,2-11-792,2 7-144,9-6-105,-11 6-135,8-9-184,-6 9-208,-4 4 1568,9-11-1761,-5 5-63,0-5 447,0 7 409,0-10-1968,-4 14 2936</inkml:trace>
  <inkml:trace contextRef="#ctx0" brushRef="#br0" timeOffset="5">490 97 2984,'0'0'0,"-4"4"1256,1-2-327,3-2-929,-12 4 1192,10-2 16,-2 2-64,2 0-135,0-3-209,-1 1-64,3-2-736,0 0 672,-2 4-80,0-2-32,2 2-56,0-2-80,0 0-15,0-2-409,0 4 352,4-2-80,-1-2-64,1 0-56,0 1-56,0-1 8,-4 0-104,4 0 96,7 0 8,-9 0-48,10 0 0,-6 0-40,5 0 24,-11 0-40,4 0 32,7-1-88,-7-1-48,12-2-96,-12 0-72,11 0-144,-15 4 416,4-2-640,9-2-321,-3 2-343,-6 1-304,9-3-297,-11 2-103,-2 2 2008,12-2-1608,-9 0-2313,-3 2 3921</inkml:trace>
  <inkml:trace contextRef="#ctx0" brushRef="#br0" timeOffset="6">717 180 3536,'0'0'0,"0"0"944,0 0-23,0 0 63,0-2-40,0 2-56,0 0-888,2-2 752,0-2-55,2 2-65,-2-2-8,2 0 0,-1 1-112,-3 3-512,4-4 472,8-2-88,-10 2-32,2 0-32,-1 1-16,1-1-79,-4 4-225,4-4 128,8 0 16,-10 2-88,1-2 16,1 1-24,-2 1-8,-2 2-40,2-2 32,2 0-32,-4 0 32,0 0-8,2 0-8,-2 2 8,0 0-24,0-2 32,0 0-32,0 2 8,0 0-40,-2 0-8,2 0 16,0 0 24,-4 0-40,0 0 64,2 0-24,-2 0 0,1 2-16,-3 0-16,6-2 32,-10 4-16,6 0 16,1 7 48,-3-9-32,0 2 16,-4 7-16,10-11-16,-3 4 16,-7 8 80,6-8-16,-2 9 0,1-9 24,1 11-16,4-15-88,-4 4 120,-2 11 48,2-11-40,-7 9 56,11-1 16,-4-3-16,4-9-184,-6 10 232,2-4-16,0 7-80,1-3-16,-1-5-40,4 7-40,0-12-40,-2 4 32,2 7-16,0-9-32,0 2-56,0 0-16,4-1-40,-4-3 128,4 4-144,-1 0-40,9-4-88,-8 0-80,7 0-136,-7 0-192,-4 0 680,14-2-825,-3-4-151,-1-3-136,1 5-152,-1-7-249,1 7-207,-11 4 1720,10-12-1720,2 7 431,-3-7-2111,-9 12 3400</inkml:trace>
  <inkml:trace contextRef="#ctx0" brushRef="#br0" timeOffset="7">992 126 3528,'0'0'0,"0"0"0,-2-2 752,2 0 153,-2 0 119,0-1-8,-2 3 64,3-2-23,1 2-1057,-2-2 960,-2 0-40,-2 0-104,2 2-80,0 0-104,0 0-104,4 0-528,-5 0 425,-1 0-49,0 0-64,2 4-8,-1-2-40,-5 0-40,10-2-224,-6 3 224,2 3-96,-7 6 0,7-9-40,0 7-40,-6-6 0,10-4-48,-3 15 16,-1-5 32,-2 1 8,-6 1 40,11 1 16,-3-3 0,4-10-112,-4 11 152,0 0-32,0 1-32,0-8-16,2 9-16,0-9-16,2-4-40,0 13 56,0-11-8,0 2 0,0 0 0,2 0-40,2-2 16,-4-2-24,4 0 80,0 0-40,0 0 32,7 0-40,-9 0-48,2-4 32,-4 4-16,14-4 8,-11-2 32,11-5-88,-10 7 16,11-6-32,-11 5 40,-4 5 24,13-14 16,-1 3-16,-8 1 0,11-1-64,-5-1 40,1-1 40,-11 13-16,10-12 24,1-3-40,-1 2-16,2-2-24,-9 1 32,11-1 0,-14 15 24,4-14 8,11 1-40,-11 0-32,6 1 40,-9 1 8,5 1-8,-6 10 24,2-6-24,0-5-16,2 7-24,-2-7 0,-2 11 88,2-4-8,-2 4-16,0 0 0,0-2 32,0 2-88,0 0-40,-2 0 112,0 4-16,2-4 0,-4 11 16,-2-9 8,-5 12-80,11-11 56,-4 9-24,0-3 40,4-9-16,-4 12-24,0-3-24,1 3 24,1-1-24,-2-1 48,2 1 24,2-11-24,-2 14-8,2-5 32,0 3-16,0-3-80,0-5 16,2 11 8,-2-15 48,2 4-112,2 8-24,-1-10-72,1 9-40,0-9-32,6 0-120,-10-2 400,4 4-536,-1 0-224,11-2-273,-12-1-167,7 3-296,-3-4-257,-6 0 1753,12 2-1920,-8-2 152,9 0-2305,-13 0 4073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3:21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68 3528,'0'0'0,"0"2"328,0-2 48,-2 0 153,0 0 143,2 0-672,0 0 704,0 0-48,0 4-88,0-4-8,0 0 24,0 0 8,0 0-592,0 0 529,0 2-9,0-2-40,0 2-64,0 2 56,4-2-48,-4-2-424,0 4 376,2 0 0,0 7-32,-2-9 64,4 10 24,-3-9-47,-1-3-385,0 16 400,2-7-112,-2 3 16,0-8 16,4 13-16,-4-7-24,0-10-280,2 11 264,-2 1-24,2 0 8,-2-3 64,4-5 16,-4 10-80,0-14-248,2 3 232,-2 9-48,0-8 8,2 5 24,-2-5-71,0 0-65,0-4-80,4 4 24,-4 6 16,0-8-32,0 1 32,0-1 48,0 2-112,0-4 24,0 0 24,0 2-24,0-2 104,0 0-88,0 0-16,0 0-40,-2-2-8,0 2 64,2-6-80,-2 3-56,0-7-121,2 10 241,0-4-264,-2-8-16,2 9-72,-2-13 0,2 7-64,0-3-24,0 12 440,0-12-416,0-1 0,0-1 128,0 3-48,0-1 32,-2-1 8,2 13 296,-2-12-328,2 3 119,0-3-47,0 3-72,0-3-8,0 8-16,0 4 352,0-13-336,0 9 152,2-10-48,0 10 32,2-7 16,0 7-32,-4 4 216,4-12-112,0 9 48,-1-1 32,1-8-16,0 8 0,0 0-24,-4 4 72,4-1-56,0-3 48,-1 0-16,1 2 0,0 0-8,6 2-32,-10 0 64,0 0-56,4 0-16,-1 0-16,1 2-8,0 0 0,0 2-24,-4-4 120,4 4-88,0-1 48,0 7-8,-2-6 32,1 0-8,-1 5 8,-2-9 16,2 2 24,-2 2 16,0 0 24,4 8 24,-4-11 32,0 11 56,0-12-176,0 2 216,0 10 64,0-11 32,0 3 72,-2 6 40,0-6 40,2-4-464,0 4 496,-4 7 24,1-9-7,-1 2 7,0 0-24,-2 0-8,6-4-488,-6 4 464,2-1-16,1 1-24,-3 0-24,0 0-64,-4 0-56,10-4-280,-2 2 240,-1 2-56,-3-2-32,0 1-32,2-3-23,0 0-33,4 0-64,-3 0 32,-1 0-8,0 0 0,0 0-32,0 0-32,2 0-32,2 0 72,-2-2-129,2 1-55,-2-3-64,0 2-144,2-2-152,0 0-176,0 4 720,0-4-912,0 0-184,0 0-161,4 1-175,0-1-160,0 0-193,-4 4 1785,4-4-1872,7-2 360,-7 2-2481,-4 4 3993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3:21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44 315 3816,'0'0'0,"0"0"584,-4 0 89,1 0 143,3 0-816,-4 0 856,0 2-104,0-2-32,0 4 0,-2-3-71,3 1-105,3-2-544,-2 4 472,0-2-120,0 0-40,0 2-56,2 0-72,-2 0-80,2-4-104,-2 3 48,2 9-8,0-10-8,0 2 16,0 7 0,0-9-64,0-2 16,4 4-8,-4 0 16,2 0-8,2 7 32,-2-9 8,1 2-40,-3-4 0,2 4 8,2 0 24,0-1 8,0 1 32,0 0-32,7 0 24,-11-4-64,0 2 8,4 2 8,0-4 16,6 2-24,-7-2 24,1 0-32,-4 0 0,14 0-16,-12-2 64,7-2 0,-5 0-8,6 0-8,-6-2-24,-4 6-8,3-5 0,7-1 16,-6 2 32,-2-7-56,0 9 16,2-4-16,-4 6 8,1-6-8,1 2 40,-2-1-32,0-7-24,0 10 8,0-2 0,0 4 16,0-6-16,0 3 32,0-3-24,0 0-8,0 2-8,0-1-32,0 5 56,-3-4-32,1 0-8,0-2-8,0 2-8,-2 0-32,0 1-48,4 3 136,0-2-184,-4 0-40,4-2-120,-4 2-56,4 0-80,-3 2-120,3 0 600,0-2-633,-2 0-71,0 2-8,2 0-16,-2 0-56,0 0-40,2 0 824,0 0-760,0 4 175,0-4 89,-2 2-2352,2-2 2848</inkml:trace>
  <inkml:trace contextRef="#ctx0" brushRef="#br0" timeOffset="1">231 301 3064,'0'0'0,"0"0"432,0 0-352,0-2-24,0 2 32,0-1 24,0 1-112,0 0 144,0 0 64,0 0 24,0 0 8,0 0 17,0 0-17,0 0-1561,0 0 2898,0 0-1289,0 0 16,0 0 40,0 1-16,0-1 32,0 0-360,0 4 400,0-2-16,0 2 40,0 0 0,0-2-16,0 0 41,0-2-449,0 4 472,0-1-40,0 1-56,2 0-32,-2 6-80,0-7 0,0-3-264,2 4 232,-2 6-48,0-8-16,0 2-48,0 1-16,0 5 56,0-10-160,0 2 160,3 2-24,-3 0 32,0 1-56,0-1 40,0 0 16,0-4-168,0 4 128,0-2-24,0 0-64,2 2-8,-2-2 8,0-2 80,0 0-120,0 1 89,0-1 15,0 0-16,0 0-32,0 0 16,0 0 16,0 0-88,0 0 40,0 0 0,0-3-48,0 1 0,0-2 48,0 0 0,0 4-40,0-4 48,4-2-96,-4 1-16,2-5-8,-2 8 16,2-9 56,-2 11 0,0-4-48,0-6 0,4 6-48,-2-9 32,0 9-8,2-7 8,-4 11 64,0-4-121,1-10-79,3 10 24,-2-7-128,2 7 80,0-7-16,-4 11 240,4-2-344,-2-4 40,2 0-104,-3 2-24,1 0 24,4 1-80,-6 3 488,2-2-520,2 0-17,-2 0 41,2 2 128,0 0 96,-1 0 56,-3 0 216,4 4-200,-2-2 8,2 0 72,-2 3-24,0 5 24,2-8 16,-4-2 104,2 4-120,0 7 64,1-9 24,-1 2 32,0 7-40,2-9 24,-4-2 16,0 4-16,2 0 40,2 0 48,-4 7 8,2-11 16,0 4 0,-2-4-96,4 4 144,-3-2 24,-1 2 24,2 0 8,-2-1 16,4-1-8,-4-2-208,0 2 240,2 2 40,-2-2-16,0 0-32,2-2-79,-2 4-65,0-4-88,4 0 64,-4 0 16,2 0 24,-2 0-56,4 0-40,-4-2-32,0 2 24,2-2-72,-2-2 32,2 2-16,1-2-16,-1 1-8,0-1-24,-2 4 104,4-6-80,-2 0-33,0-3 9,2 5-40,-2-2 24,2 0 8,-4 6 112,0-9-96,1 7 80,-1-2-8,2 0 0,-2-2 24,4 4-24,-4 2 24,2-2 0,-2-1 24,2 3-32,-2-4 8,0 4-16,4-2-32,-4 2 48,0-2-16,0 2 8,2-2-16,-2 2 0,0 0-24,0 0-16,0 0 64,4 0-56,-4 0 0,0 0 8,2 0 8,-2 0 16,0 2-8,0-2 32,2 4-24,-2-2 0,3 2 8,-3-1 0,2 9 8,-2-10-8,0-2 16,0 4-8,0 5 0,0-5-8,0 6 8,0-6-32,0 5-32,0-9 72,0 2-96,0 2-56,2 2-64,-2 3-104,4-9-272,-4 4-360,0-4 952,2 2-913,0 2-2687,-2-4 3600</inkml:trace>
  <inkml:trace contextRef="#ctx0" brushRef="#br0" timeOffset="2">517 251 3280,'0'0'0,"0"0"1008,0 0-183,0-1 183,0 1 40,0 0-1048,0 0 960,0 0-160,0 0-103,0 0-81,-2 3-72,2 1-64,0-4-480,0 4 424,0 0-80,0 0-56,0 7-8,0-7-64,0 6 8,0-10-224,0 2 200,0 9-24,0-5-40,0 5 0,0-7-24,0 10-32,0-14-80,0 3 104,0 11-31,0-10-41,0 7 24,0-9-24,0 10-24,0-12-8,0 2 96,0 3-32,0 5-8,0-10 40,0 4-88,0 0 88,0-4-96,0 2 64,0 1-56,0-1 16,2 2-48,-2-4 8,0 2 56,0-2-40,0 0 24,0 0-16,0 0-32,0 0-8,0-2 48,0 2-16,0-2-16,0-2-16,0 3 0,0-3-48,0 0 56,0 0-16,0 4 40,0-4-48,0 0 32,0-1-72,0-1 48,0 2 56,0-2 8,0 6-24,0-6 32,0 3-32,0-3-32,0 2 8,0 0 24,0 0-8,0 4 8,0 0-32,0-4-8,0 4-24,0-1 56,0-1-16,0 0-48,0 2 72,0-2-105,0 0-87,0 2-24,2-2-16,0 0-16,-2-2 32,0 4 216,4-2-240,-2 0 32,0-1 0,-2-1 88,4 2 72,-4-2-24,0 4 72,2-4-32,-2 0-24,1 2 0,3-1 48,-2 1 8,-2-2-16,0 4 16,4-4-16,0 2 24,-2 0 0,0 2-8,-2-2 40,4 0-40,-4 2 0,0-2-24,2 2 32,-1 0 16,-1 0 8,4 0-16,-4 0-16,2 0 0,2 0 32,-4 0-24,2 0-16,-2 0 40,0 0-32,2 0-24,-2 2 64,4-2-8,-2 4-16,0-4-24,1 2-24,-3-2 32,0 2-40,2 2 32,0 0 40,2-1-8,-2 1-8,2 0-16,-4-4 0,0 10-16,2-6 32,0-1 16,-2 7 16,4-8 16,-4 4-24,0-6-40,0 3 64,0 7 32,2-10 16,-2 4-56,0 0 8,0-2-64,0-2 0,0 4 0,1-3 64,-1-1-40,0 4 32,0-4 8,0 0-32,0 0-32,0 0 96,0 0-8,0 0 16,0 0-64,4-2 8,-4 0-48,0 2 0,0 0-16,0-5 24,0 3-24,2-2-8,-2 0-16,0 0 0,0 4 40,4-6-40,-4 3-32,2-3-8,0-6-8,-2 10-16,4-3 0,-4 5 104,2-4-128,0-8-8,1 9-32,-3-3-16,4-4-8,-2 6-32,-2 4 224,2-4-176,2-1 8,-2-1 24,2 2 48,-2 0 0,0-1 24,-2 5 72,0-2-64,3 0 0,-1 0 0,0 0 0,-2 2 8,4 0-8,-4 0 64,0 0-32,2 4-8,-2-2 16,2 1 8,-2 1-8,4 0 8,-4-4 16,0 12-24,2-12 8,2 3-8,-2 7 16,-2-6 8,1 0 0,-1-4 0,4 4 8,-4-1 0,2 1 8,0 0-8,-2 0 8,4 0 0,-4-4-16,2 4 24,-2-1-8,4-1 0,-4 2-8,2-2 8,-2 0-8,0-2-8,2 4 0,-2-2 24,0 2-40,3-2 16,-3-1 0,0 3-16,0-4 16,2 2-16,-2-2-40,2 2-40,-2 2-88,0-4-184,0 2-281,0-2 649,4 0-968,-4 0-208,2 0-112,-2 0 239,2 0 281,-2 0-2208,0 0 2976</inkml:trace>
  <inkml:trace contextRef="#ctx0" brushRef="#br0" timeOffset="3">813 328 3360,'0'0'0,"0"0"0,0 0 568,0 0 40,2-2 193,2 0 55,-2 2-8,0-3 16,-2 3-864,4-2 808,0-2-79,-1 0-89,3 0-72,4-2-64,-8 1-16,-2 5-488,4-4 472,5-8-64,-5 10-56,0-3-80,7-5-72,-9 6-24,-2 4-176,4-6 112,8-5-8,-8 7-32,-1 0-8,1-5 48,0 5-23,-4 4-89,2-4 72,2 0 0,-2 0-64,-2 0 40,2 2-8,-2 1 56,0 1-96,0-2 56,0 2-40,0 0 0,0 0-40,-4 2 56,0 1-40,4-3 8,-4 4-16,-5 0 16,5 6-40,0-8 48,-2 3 8,-5 5 0,11-10-16,-4 2-32,0 9-16,0-9-40,-2 2-8,2 8 64,-1-9-8,5-3 40,-4 12 0,0-10 0,0 9-40,0-7 80,0 6 8,1-6-24,3-4-24,-4 11 24,2-9-80,0 10-8,2-10 24,-2 1 80,2 1-48,0-4 8,0 4-56,0-2-33,0 2 9,0-2 56,2-2-56,2 2-8,-4-2 88,4 0-216,-1 0 32,9 0-8,-10 0-16,2 0-16,7-2-72,-11 2 296,2-2-288,2-2-40,8 0 24,-9 0-56,1 0-112,8 1-56,-12 3 528,4-4-632,9-2-17,-9 2 1,6 0 40,-7 1 120,9-1 48,-12 4 440,4-4-312,5-2 80,-5 2 48,6-1 48,-6 1 32,7-2 40,-11 6 64,4-4-48,8-7 32,-10 9 24,9-2 0,-7-8 8,0 10 8,-4 2-24,13-5 48,-11-1 80,2 2 8,0-2 40,0 0 48,0 1 8,-4 5-232,3-4 296,1-2 40,-2 2 8,-2 0 0,0 1 40,0-1 0,0 4-384,0-4 424,0 2 57,0 0-33,0-2-32,-2 2-40,2 0-72,0 2-304,-4-1 328,3-1-32,-3 0-32,0 0-16,0 2-56,0-2-40,4 2-152,-4-2 136,-1 0-48,-1 2 8,0 0-32,2 0 0,-2 4-24,6-4-40,-3 2 40,-3 2-32,2-1 8,-2 7-8,2-8 0,0 11 16,4-13-24,-5 4 0,1 10 16,-2-3 8,0-7 8,2 11-8,1-5 0,3-10-24,-4 11 48,-2-1-8,2 2 8,2-9 0,0 13-8,2-12 0,0-4-40,0 13 32,0-9-8,0 5 0,0-5 8,2 0 16,0 0 0,-2-4-48,4 2 64,2 0 8,-2-2 0,7 0 8,-9 0-23,10 0-25,-12 0-32,3 0 56,9 0-40,-8-2 16,9-2 0,-9-6-8,13 7-8,-17 3-16,10-14 16,0 3-16,3 1 0,-3-1-16,1-1-16,1 1 0,-12 11 32,9-12-32,-5-1 8,12-1 0,-12-1 16,9 1-8,-9-3 8,-4 17 8,13-13-8,-9-1-8,8 1 16,-9 1 0,1 3 16,0-3-40,-4 12 24,10-9-24,-10 3-17,4-8 1,-4 11 16,2-9-8,-2 10 0,0 2 32,0-4-16,0 0-24,0-1 8,0 3-8,0 0-48,0 2 88,-2 0-88,2 0-16,-4 0 8,2 2 40,-2 9 8,-2-9 32,6-2 16,-6 14 0,-3-5 0,7 3 40,-4 1 0,-5 1 16,7 1 24,4-15-80,-4 13 80,-2 5 24,2-1 0,1 0 0,-1 0 24,0-1-23,4-16-105,-4 17 88,0-3-24,2 1-32,0-2-16,2-1-8,0 1-32,0-13 24,0 12-16,0-1-8,0 1-16,2-8-48,0 9-25,2-11-55,-4-2 168,4 10-200,0-7-64,0 1-104,-1 0-152,7 0-248,-6 0-288,-4-4 1056,4 2-1417,5 2-327,-7-4-64,4 0 415,4 0-2111,-10 0 3504</inkml:trace>
  <inkml:trace contextRef="#ctx0" brushRef="#br0" timeOffset="4">1392 0 4392,'0'0'0,"0"0"1625,-2 0-169,2 0-1456,-4 0 1232,2 4-159,-1-2-161,3 2-32,-4 5-88,0-5-120,4-4-672,-4 12 560,0-9-128,0 11-15,-9-1-89,9-1 56,-6 1-136,10-13-248,-3 14 232,-3 1-24,-4 0-48,6 3 88,-1-3-72,-1 6-16,6-21-160,-4 19 184,-2 0-24,2 1 56,-9 1 40,11-4-80,-4 2-56,6-19-120,-4 19 72,0 1-88,1-1 32,-1-2-40,2 0-96,-2-1-168,4-16 288,-2 17-592,0-2-312,2 1-432,0-3-377,0 1-423,0-3-329,0-11 2465,0 14-2312,0-3-2329,0-11 4641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04:47:16.6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0 651 24575,'1'9'0,"0"-1"0,0 1 0,1-1 0,0 0 0,0 0 0,1 0 0,0 0 0,1 0 0,-1-1 0,10 14 0,7 7 0,32 35 0,-31-38 0,42 51 0,73 80 0,-120-138 0,28 39 0,-17-22 0,-2-2 0,4 3 0,-2 0 0,23 42 0,-50-78 0,276 460 0,-205-360 0,43 49 0,-44-54-1365,-64-87-5461</inkml:trace>
  <inkml:trace contextRef="#ctx0" brushRef="#br0" timeOffset="2234">2425 1162 24575,'52'-1'0,"79"-11"0,-70 6 0,0 3 0,70 5 0,-21 1 0,-85-4 0,-1-1 0,1 0 0,-1-2 0,1-1 0,-1-1 0,0-1 0,-1-1 0,0-1 0,24-13 0,-6-3 0,-1-1 0,0-2 0,-3-2 0,40-39 0,-61 55 0,0 0 0,1 1 0,1 1 0,0 0 0,35-15 0,55-3 0,-80 20 0,0 2 0,53-9 0,-51 12 0,0-2 0,44-14 0,11-3 0,-67 21 0,-1-1 0,1-1 0,-1-1 0,22-10 0,-38 16 0,36-20 0,47-32 0,-47 24 0,-11 9 0,0 0 0,2 1 0,46-22 0,-38 23 0,65-44 0,-92 55 0,17-13 0,2 1 0,0 1 0,1 2 0,0 1 0,57-19 0,33-17 0,-97 41 0,-1 0 0,0-1 0,33-21 0,-10 5 0,-15 8 161,36-29 0,5-4-1848,-61 45-5139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3:18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33 2280,'0'0'0,"0"-2"1712,4 2-1312,-4 0-400,0-4 505,0 0 151,0 2 104,0 0-48,0-2 48,0 3 8,0 1-768,0-4 736,0 4-23,-2-2-49,0 0-96,0 0-48,-1 0-16,3 2-504,-4 0 432,2 0 24,-2-2-48,0 2-16,1 0-15,-1 0 7,4 0-384,-4 0 368,-2 0-32,0 0 8,3 0-96,-1 0-16,-2 2-24,6-2-208,-4 4 112,1-2 32,-3 0-64,2 2 0,0-1-32,-1 1-24,1 0 56,4-4-80,-4 10 16,0-6-8,-2-1-8,3 7-24,-1-8-24,0 10 24,4-12 24,-4 2-32,0 1-16,2 9-16,-1-10-48,1 2-40,0 5-16,2-9 168,0 0-208,-2 6-16,0-2-8,2 0-24,0-2-16,0 2-8,0-4 280,0 2-288,4 1 8,-4-1 8,2-2 7,0 2 41,1-2 16,-3 0 208,4 0-168,6 4 16,-10-4 32,11 0-24,-9 2 24,2-2-24,-4 0 144,13 2-160,-9 2-8,9 0-48,-7 0 16,7-1-16,-1 1-24,-12-4 240,4 4-224,11 6 8,-11-6 16,9-2 56,-9 1 24,7 9 40,-11-12 80,2 2-56,10 0 24,-11 2 8,3 7-8,0-7 24,7 0 8,-11-4 0,0 4 0,2 0 16,0 5 0,2-5 8,-4-2 40,0 2-16,0-4-48,0 4 104,0 6 24,0-10 24,0 3 48,-4 1 24,4-4-224,-2 4 248,0 2 16,-1-4-8,-1 2 16,-2-2-16,0 1-8,6-3-248,-9 4 248,5-2 0,0 0 16,-5-2-8,5 0-8,0 4-23,4-4-225,-6 0 192,-5 0-48,9 0-24,-2 0-48,-5 0-16,3-2-24,6 2-32,-4-2 8,0 2 16,-1-2-16,1 0-8,0 0-8,0 0-24,4 2 32,-3-1-40,-1-1-48,0 0-48,0 0-40,2 0-72,0 0-73,2 2 321,-3-2-416,1-2-160,2 4-224,-2-4-248,0 4-208,2-2-217,0 2 1473,0-2-1616,0 2 280,0-2-2577,0 2 3913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3:17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4 111 2608,'0'0'0,"0"0"1648,2-2-999,0 2 175,-2 0-824,4-2 880,-1 1-88,1 1-72,0-2-72,0 0 17,0 0-9,-4 2-656,4-2 608,-1-2-16,9 2-64,-10-2-8,9 0-48,-9 3-48,-2 1-424,4-4 360,8 2-136,-10-2-56,7 0-47,-5 0-33,0 0 40,-4 4-128,4-5 64,6 1 16,-7 0-32,1 0 0,0 2-16,0 0-32,0-2 0,-4 4 0,4 0-32,-2-1 40,1-1 32,-3 2 16,0-2-56,0 0 56,0 2-56,0 0 32,0 0 0,-2 0 40,1 0-48,1 0-24,-4 0 0,4 0 0,-4 0 0,0 0 16,0 2 56,-5 0-32,5 1 0,0-1 8,4-2-48,-10 4 16,8 0 96,-7 6-56,5-7 32,-8 1-24,8 8-40,4-12-24,-5 2 72,-7 9 8,8-9 80,0 10-16,-5-10 8,5 1-8,4-3-144,-4 12 104,0-8 88,0 0-80,1-1-32,-1 9-32,4-10-96,0-2 48,-4 11 0,4-9 0,-2 2 24,0 0-24,2 6 0,0-10 0,0 3-24,0 1 48,4 0-56,-2-2 32,2-2-32,-1 4-24,-3-4 56,4 0-24,-2 0-24,2 0-32,0 2-24,2-2-32,-2 0-40,-4 0 176,3 0-216,7 0 8,-8 0-80,2 0-56,7-2-56,-7 0-96,-4 2 496,10-4-529,-6 0-55,5 0-32,-5 1-24,6-1-8,-8 0-24,-2 4 672,11-4-640,-9 0 55,2 0 41,8-1 80,-9 1 56,-1 0 40,-2 4 368,4-6-328,8 0 48,-10 3 24,0-1 32,1-2 64,1 0 48,-4 6 112,4-4-80,0 1 48,0-3 24,-2 2 24,-2 0-8,2 0 8,-2 4-16,3-3 24,-3 1 24,0-2 16,2 2 64,-2 0 32,0 0 40,0 2-200,0-2 264,0 2 40,0 0 56,0 0 48,0 0 32,0 0 32,0 0-472,-2 0 504,2 0 9,-1 4-17,-1-2-24,2 0-64,-2 2-40,2-4-368,-2 3 352,2 9-32,-2-12-8,0 4 8,0 5-8,0-5 24,2-4-336,-2 4 344,0 8 25,2-11-1,-4 3 0,4 8-8,0-12-360,-3 4 304,1 5 0,0-5-40,0 8-32,0-10 16,0 9-32,2-11-216,0 0 200,-2 4-16,0 0-32,2 0 0,0-1 0,0-1 0,0-2-152,0 2 144,0 2 0,0-4 32,0 0-8,0 0 0,0 0 17,0 0-185,0 0 136,0 0-16,0 0-8,0-2-32,0 0-16,0-2 0,0 4-64,0-3 48,0-1-8,0 0 16,2-8-16,-2 9-16,2-3-8,-2 6-16,0-10-16,4 6 16,-2-7 0,2 7 0,-3-8 40,3 9-40,-4 3 0,2-10 32,2 6-40,0-7-16,0 7-24,0-8-64,-1 9 0,-3 3 112,4-12-88,0 8-56,0-2-64,0 1-48,0 1-129,0-2-103,-4 6 488,3-4-576,1 2-152,0 0-112,0 0-144,0 1-153,0-1-87,-4 2 1224,4 0-1360,-1 0-72,1 0-81,0 0-87,0 3 280,-2-1 255,-2-2 1065,4 2-3248,-4-2 3248</inkml:trace>
  <inkml:trace contextRef="#ctx0" brushRef="#br0" timeOffset="1">369 81 3496,'0'0'0,"0"0"288,2-4 80,-2 4-368,4-4 569,0 0 111,-2 0 88,0 0 16,2-1-16,-2 1 48,-2 4-816,0-4 768,4 0-63,-3 0-73,1 0-16,-2 1 24,0-1-64,0 4-576,0-6 560,0 2-80,0 2-24,0-2 17,0 1-17,0 1-8,0 2-448,-2-2 408,-1 0-16,1 2-16,-2-2-48,0 0-48,0 2-96,4 0-184,-6 0 88,3 0-48,-3 0-16,0 0 56,-4 4-56,6-4 8,4 0-32,-3 4-8,-3 0-16,2-1 56,-2 1-56,2 0 0,1 0-64,3-4 88,-4 4-96,0 5 16,2-5 40,-2 0 0,0 0-24,4 5 8,0-9 56,-2 4-136,2 0 104,0 0 32,0 7-24,0-9-24,0 2-80,0-4 128,0 4-160,2 8 48,-2-12-24,4 3 32,0 1-64,0 0-56,-4-4 224,4 4-208,-1 0-32,1 0 72,0-1-64,6-1-8,-6 2-40,-4-4 280,3 2-360,7 0 71,-10 2-103,12-2-48,-10 2 40,1-1 16,-3-3 384,12 4-232,-10 0 112,4-2 24,-2 0 32,5 2 32,-7-2-16,-2-2 48,4 2-16,0 1 32,0 1-40,-1 2 32,-1-2-8,2 0 16,-4-4-16,4 2 48,-4 1 48,0 1-24,0 0 16,0 0 16,0 0-32,0-4-72,0 4 144,0 0 16,-2-1-8,0 1 48,-2 0-8,1 0 8,3-4-200,-4 4 216,0 0-16,-2-1 0,2-1-32,-2 2-23,1 0-49,5-4-96,-10 2 48,6 0 0,0-2-32,-7 4-32,7-4-16,-6 2-88,10-2 120,-5 0-249,-7 1-175,0-1-304,3 4-448,-1-4-608,-3 2-569,13-2 2353,-12 0-1976,-1 4-2345,13-4 4321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3:16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10 3632,'0'0'0,"0"0"0,0 0 152,0-2-32,0 2 48,0-2 136,0 0 73,0 2 55,0 0-432,0-2 456,0 0 24,0 2 16,0 0-8,0 0-16,0 0-56,0 0-416,0 0 448,0 0 8,0 0-32,0 0 41,0 4-41,0-2-48,0-2-376,0 4 376,0-1 0,0 1-72,0 0-32,0 8-48,0-8-64,0-4-160,0 11 152,-2-7-16,2 9-8,-2-9-48,2 12 16,0-13-48,0-3-48,-1 16 72,-1-7 8,2 3-8,0-8-8,-2 13-24,2-7 8,0-10-48,-2 11 24,2 1 24,0-2 48,-2-7-8,2 13 56,0-12 48,0-4-192,0 11 209,0-7 87,0 0-16,0 7-16,0-9 0,0 2-40,0-4-224,0 4 248,0 8 8,0-12-24,0 3-8,-2 1 8,2 0-24,0-4-208,0 2 224,0 2 32,0-2-56,0 0 0,-2 2 0,2-4-72,0 0-128,0 0 168,0 0 0,0 0-8,0 0-32,0 0 17,0 0-57,0 0-945,0-2 1786,0 0-865,0-2-32,0 0 32,2-6-16,-2 7 0,0 3-48,4-6 24,-2-4-8,0 6 16,1-1-16,-1-7-8,-2 10 8,0 2-16,2-6-24,2-3 24,0 5-16,0-2 16,0-4 0,-1 7-8,-3 3 8,4-12-24,0 8 0,0-7-16,0 7-8,0-2 0,5-4-16,-9 10 64,4-2-56,0-1 16,0-1-24,0 0-8,-1 2-8,1-2-17,-4 4 97,4 0-112,0-2-40,0 2-32,0 0-16,-1 0 0,1 0 8,-4 0 192,4 2-176,-2 2 16,2-2 24,-2 0-16,0 2 32,1 0 24,-3-4 96,2 3-96,0 7 48,2-6-16,-4 0 32,0 5 8,0-5-16,0-4 40,0 12 0,0-8 0,0 7 16,0-7-16,0 9 0,-2-9 8,2-4-8,-2 16 24,2-12 0,-2 7 24,0-7-8,1 9 8,-1-7 64,2-6-112,-4 12 80,2-10 40,0 9-8,-4-7 8,4 8 32,-2-11-16,4-1-136,-3 4 208,-1 0-40,0 0-24,0 6 0,2-10-64,-2 5 32,4-5-112,-2 2 120,1 0-48,-1 2 0,0-4-40,-2 0-16,4 0 8,0 0-24,-4 0 25,0 0-17,4 0-16,-4-2-57,4 0-39,-2 0-64,2 2 168,-1-4-168,1 1-120,-2-1-80,0 0-120,2 0-184,0 0-112,0 4 784,0-4-976,0 1-193,0-1-167,0-2-128,4 2-81,-4 0-31,0 4 1576,1-4-1544,1 1 352,2 1-2529,-4 2 3721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3:15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50 4168,'0'0'0,"0"0"0,0-2 521,0 0 127,0 0 80,0 0-8,0 2-32,0-2 56,0 2-744,-2-1 704,2 1-71,-2-2-41,2 2-88,0 0 0,-2 0-16,2 0-488,-2 0 472,2 0-112,-2 2-64,0 1 8,0-1-48,0 0 8,2-2-264,0 6 208,-4 4-56,4-8-96,-1 9 81,-1-7 31,2 8-16,0-12-152,-4 3 136,2 11-64,2-10-16,-2 9-16,0-9 56,2 10 16,0-14-112,0 3 32,0 9 0,0-8 24,0 7-48,0-9 48,0 2-24,0-4-32,4 4-24,-2 0 16,2 0 40,-2 0 8,-1 0 32,3-3-40,-4-1-32,2 2-48,0 2 16,2-2-32,0 0 120,0-2-72,0 0 32,-4 0-16,3 0 24,1 0-80,0 0 120,0 0-32,0 0-32,0 0-40,-4 0 40,3-4-72,1 2 64,0 0-24,0-1 32,0-1-8,0-2-64,-4 6 72,2-4-16,1 0-16,-1-2 32,2 1 8,0-5 0,-4 6-8,0 4 0,2-4-8,-2-7 8,0 7 24,4 0-16,-4-8 0,0 10-24,0 2 16,0-5-32,0 1 16,0-2 8,0 2 0,-2 0-24,2-1-16,0 5 48,-2-6-88,2 0 24,0 2-40,-2 0-64,0 0-40,2-1-81,0 5 289,-2-4-344,2 0 32,0 0-144,-2 0-80,2 4-120,-2-4-184,2 4 840,0 0-912,0-2-97,0 1-55,0 1 0,-2 0 0,2 0 184,0 0 880,-2 3-657,2-1-2567,0-2 3224</inkml:trace>
  <inkml:trace contextRef="#ctx0" brushRef="#br0" timeOffset="1">217 79 3944,'0'0'0,"0"0"504,0 0 121,-2 0 175,2 0-32,0 0-768,-2 0 760,2 0-16,0 0-48,-2 0-23,0 0-89,2 0-40,0 0-544,-2 2 456,1-2-40,1 2-40,-2 2-80,2-2-16,-2 2-48,2-4-232,0 1 224,0 3-24,0-2 8,0 2-16,-2 0 16,2-2 16,0-2-224,0 4 201,0 0 63,-2-1-8,2 1-16,-2 0 16,0 0-56,2-4-200,0 4 128,0 0 40,0 0-48,-2-1-16,2 1-16,-2-2-32,2-2-56,-2 4 56,2 0-32,0-2 0,0 0-8,0 2-24,0-2 40,0-2-32,0 1 16,0-1-32,0 0-24,0 4-40,0-4-24,0 0 48,0 0 56,2 0-96,-2 0 24,0 0 8,0 0-16,4 0 24,-4 0 24,0 0 32,0-2-40,2 0-56,-2 1-32,2-3-32,2 0-16,-2 0 72,-2 4 104,2-4-128,1-7 8,1 7-24,0 0-32,-2-8 40,2 8-41,-4 4 177,4-9-136,0 5-56,-1-8-40,1 9 24,0-11-8,0 10 56,-4 4 160,4-9-136,2 5-16,-3-2-16,1 2-24,-2-2 64,2 0 40,-4 6 88,2-5-88,2 1 32,-2 0-40,0 0 8,1 2 64,-1 0-32,-2 2 56,4 0-56,-2-2-24,0 0-24,-2 2 16,4 0 32,-4 0 0,0 0 56,2 0-72,-2 0 8,2 4 0,-2-2 0,0 2 40,0 0-8,0-4 32,4 4-40,-4 5 8,0-5-8,1 6 24,-1-6 56,0 5-32,0-9-8,0 2 8,0 10-8,-1-10 24,1 9 64,-2-7 16,2 6-8,0-10-96,-2 2 104,2 11-8,0-11 64,-2 10-8,0-10 0,2 2-32,0-4-120,0 3 80,-2 1 24,2 2-16,0-2 24,0 0 32,0-2-112,0-2-32,0 0 40,0 0 0,0 0 0,0 0 32,0 0-24,0 0-288,2 0 464,2-2-240,-2-2-8,0 0-32,1-2-40,1-3-24,-4 9 120,6-4-120,4-8-48,-10 8 40,3-9-64,7 7-16,-10-5 0,0 11 208,4-12-240,2 6 112,-3-5 16,1 7 48,0-10 24,0 10 0,-4 4 40,4-11-24,0 7 24,-2 0 8,1 0 8,-1 0 8,-2-1 8,0 5-32,2-4 32,-2 2 56,4 0-24,-4 2-24,0-2 16,2 2-40,-2 0-16,0 0 40,0 0 80,0 0 40,0 2 8,0 2 0,0 0-24,0-4-144,0 3 104,0 9 48,-2-10-64,2 10-48,-2-9-24,0 11-64,2-14 48,0 4 24,0 9-8,-2-9-8,0 8 16,2-8-24,-1 9-24,1-13 24,-2 4 0,2 9 48,-2-9-56,2 8 8,0-8-32,0 7-40,0-11 72,0 4-48,0 0-16,0 7-16,0-9-80,0 0-72,0 2-160,0-4 392,0 4-584,4 0-304,-3 2-313,-1-2-383,4-3 136,0 1-2697,-4-2 4145,0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3:14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2 117 2152,'0'0'0,"0"0"928,-2-2-480,2 2-304,0-2-96,0 0 16,0 2-64,0 0 56,0-2 8,0 0 0,0 2 40,0 0 56,0-2 112,0 2-272,0-2 337,0 0 39,0 2 40,0-4 8,0 4-8,0-3 72,0 3-488,0-2 496,0 0-24,0-2 8,0 2 0,4 0 25,-4-2 39,0 4-544,2-2 536,-2-1-40,0-1 0,0 2-48,0 0 24,0 2-472,0-4 488,0 2-104,2 0-8,-2 2 16,3-2-71,-3 0 55,0 1-64,0 1-312,2-2 224,-2 0 16,0 0-40,4 2 56,-4 0-40,0 0-72,0 0-144,0 0 144,0 0-24,0 0-32,0 2 88,0 2-64,0-3-32,0-1-80,0 4 104,2 8-80,-2-10 64,0 9 8,0-9-16,0 10 8,0-12-88,0 3 56,0 11 24,0-10 40,0 9-16,0-9-32,-2 7-40,2-11-32,0 4 24,0 6 16,0-7 64,0 7-8,0-6-24,-2 0 0,2-4-72,-2 13 40,2-11 16,0 2 56,0 0-64,0-1 8,0-1 33,0-2-89,0 4 24,0 0 112,0-2-8,0 2-64,0-4 0,0 2-96,0-2 32,0 0-8,-2 0 48,2 0 8,0 0 24,0 0-48,0 0 0,0 0-24,0-2 48,0 0 0,0 0-72,0 0 24,0-2-72,0 4 72,0-4-64,0 0 88,0 1-72,0-3 16,4-6-32,-4 9-24,0 3 88,2-4-32,-2-8-40,4 8 24,-2-1-56,0-5 24,-2 6-9,0 4 89,3-11-120,-1 7 88,2-7-88,-2 7 0,2-8 0,2 9-72,-6 3 192,1-10-128,3 6-24,0-2-8,-2 1 0,2-5-16,-1 6 8,-3 4 168,4-5-184,8-1 24,-12 0-40,3 2 8,1-1 0,8-1-8,-12 6 200,0-6-168,3 2 40,1 0-8,0 1 32,0 3 0,0-4 8,-4 4 96,3-2-80,1 0 8,-2 2 8,2 0 8,0 0 0,-2 0-8,-2 0 64,1 0-32,-1 4 0,4 0 0,-2-1 16,-2 1-16,2 0 0,-2-4 32,0 4-16,4 0 8,-2 7 8,-2-9 8,4 2-8,-4 7 16,0-11-16,0 2 0,0 2 8,1 10 16,-1-13-24,0 13 16,0-10-16,0-4 0,0 11 16,0-7 0,0 9-16,0-9 24,0 9 8,0-9-24,0-4-8,0 12 24,0-8-16,0 9 8,0-9-8,0 5-16,-1-5 8,1-4 0,0 12-16,0-9 8,0 7 0,0-6-24,0 0-32,0-1-64,0-3 128,0 2-240,0 0-137,3 2-239,-1-4-280,0 0-312,-2 0 1208,4 0-1416,-2 0-169,2 0-63,-2 0 312,1-4 335,1 0-2303,-4 4 3304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3:12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27 236 3000,'0'0'0,"0"2"272,2 0 88,-2-2-360,0 4 464,0-3 121,0 3 47,0 0 8,0-2-16,0 2-24,0-4-600,0 4 536,0 0-40,0 0-16,0 7-56,0-9-95,-2 2-33,2-4-296,-2 9 248,2-5-56,-4-2 24,4 2 0,-2 8-32,0-12 0,2 0-184,-2 3 168,2 1-24,-3 0 32,3 0-72,-4-2 32,4 2-32,-2-2-8,2-2-96,-2 0 104,2 2-16,-2-2-8,2 0-8,-2 0 0,2 0-8,0 0-64,0 0 56,0-2 24,0-2-48,0 0-24,0 0 0,0-2-24,0 6 16,0-5 8,0-5-40,0 6 24,4-7 8,-2 7-16,-2-8 32,0 12-16,2-4 0,-2-7-8,4 7-16,-3-8 0,1 7 8,2-7-8,-4 12 24,2-6-24,2-5 0,0 7-32,0-10 8,-1 11 0,1-11 8,-4 14 40,6-4-40,-4-5 24,2 5-16,0 0-8,-2-2 16,1 2-24,-3 4 48,4-4-72,0 1-24,2-1-48,-2 0-40,0 4-40,-1-2-40,-3 2 264,4-2-336,-2 0-104,2 0-168,0 2-193,0 0-111,-1 0-96,-3 0 1008,4 0-1040,0 0-8,0 4 167,0-2 241,0 0-2048,-4-2 2688</inkml:trace>
  <inkml:trace contextRef="#ctx0" brushRef="#br0" timeOffset="1">219 219 2984,'0'0'0,"0"0"0,0 0 584,0 1 184,0 3 241,0 0 63,0 0-56,0 0-40,0-4-976,-2 4 864,0 0-79,2 5-153,-2-5-120,0 0-64,-2 6-88,4-10-360,0 3 304,-4 1-48,4 8-48,-1-10-48,-3 9-16,4-9-32,0-2-112,-2 4 48,0 0 8,2 0-24,0 0-56,0-1 16,0 1-8,0-4 16,0 2-80,0-2-40,4 0-88,-4 0-112,2 0-72,1 0-80,-3 0 472,0 0-616,0 0-200,2-2-217,0 2-127,-2-6-160,4 3-32,-4 3 1352,4-4-1145,-2 0 305,2-8-368,-2 9-760,-2 3 1968</inkml:trace>
  <inkml:trace contextRef="#ctx0" brushRef="#br0" timeOffset="2">257 80 2128,'0'0'0,"0"-4"680,-2-2-384,0-5 136,2 7 168,-2-2 129,2 6-729,0-4 752,-2 0-48,1 1-32,1 1-144,-2 0-80,0 2-112,2 0-336,0-2 224,0 0-48,0 2-120,0 0 0,-2 0-56,0 0-48,2 0 48,0 4-88,0 0-144,-2-1-128,2 7-256,-2-6-144,2 6-232,0-10 992,0 3-1153,-2 9 273,0-8-2152,2-4 3032</inkml:trace>
  <inkml:trace contextRef="#ctx0" brushRef="#br0" timeOffset="3">372 138 1792,'0'0'0,"0"0"1304,0 0-728,0-2 200,0 0 121,-2 2-25,2 0-872,0 0 816,-2 0-88,2 0-120,-1 0-80,-1 0-112,0 4-39,2-4-377,-2 2 312,0 0-48,0 1-32,0 1-72,0 0-40,0 6-32,2-10-88,-4 4 72,4 5-56,-2-7 8,1 12-16,1-12 16,-2 1 24,2-3-48,-2 12 56,2-10 32,0 2 56,0 1 40,0 5 80,-2-8 32,2-2-296,-2 4 312,2 7 40,0-11-24,-2 4 0,0 0-32,0 0-24,2-4-272,0 4 265,-2 0-41,0 7-16,2-11-16,-2 4-8,0 0-16,2-4-168,-1 4 152,-1 0-24,2-1-24,-2-1-32,2 2-16,0 0-32,0-4-24,0 2 32,0-2 0,0 2-16,0-2-8,0 4 16,0-4-32,0 0 8,0 0 16,0 2 8,0-2-8,0 0 0,2 0 8,-2 0-24,0 0 24,0 0 24,0 0-32,0 0 0,0 0 16,0-2-8,0 2-24,0 0 8,3-2 16,-3 0-24,0 0 8,0-2 8,0 2-8,0 2-8,0-6 16,0 5-16,0-3 0,2 2 8,-2-2-8,0 0 0,0 4 0,0-4-48,2 0 40,-2 2 0,4-1-16,-4-1 48,2 0-48,-2 4 24,4-6 0,-2 2-24,-2-7 0,2 9 16,2-2-40,-3-6 16,-1 10 32,2-2-24,2-1-16,-2-3-32,0 0 32,2 2-48,0 0 16,-4 4 72,2-5-32,1 1-80,1-2 40,0 0-8,8 2-32,-10 0 64,-2 4 48,3-3-72,1-1-24,0 0 24,8 0-48,-12 2 24,3 0 24,-3 2 72,4-2-96,0 2 32,0-2-24,0 2-16,-2 0 40,2 0 16,-4 0 48,1 0-40,3 0-32,-2 2-33,0 2-23,-2-2 40,4 2 64,-4-4 24,0 4-40,0 0-16,0 7 8,0-7-32,0 0 56,0 7 24,0-11 0,0 2 32,0 10-32,0-10-40,0 9 48,0-9-40,0 2 32,0-4 0,0 12-40,0-9-8,0 7 48,0-8 0,0 2 16,0 0 40,0-4-56,0 11 16,-2-9-16,0 2 32,2 0-56,0 0 16,0 0 16,0-4-8,0 3-16,0 3-24,0-2-24,0-2-96,0 0-136,0-2-128,0 0 424,0 4-656,0-2-192,0-2-96,0 0-217,0 0-183,0 0-192,0 0 1536,0 0-1441,0 0 329,0-2-1768,0 2 2880</inkml:trace>
  <inkml:trace contextRef="#ctx0" brushRef="#br0" timeOffset="4">601 78 1368,'0'0'0,"0"0"1672,0 0-1072,0 0 168,0 0-768,0 4 825,2-4-17,-2 2 8,0 2-64,0-1-72,2 1-64,-2-4-616,0 12 473,0-6-49,0 5-80,0-7-40,0 10-16,-2-11-16,2-3-272,-2 16 288,-2-7-16,2 3 16,-2-2-8,4 1 24,-4 1 24,4-12-328,0 11 304,-2-1 0,0 1-40,2-7-24,-1 10-31,1-10-57,0-4-152,-2 13 104,2-11-32,0 10-24,0-11-16,0 11-24,0-10 16,0 2-24,0-4 0,0 11 0,0-11-48,0 2-32,3 2-104,-3-2-113,2 0-87,-2-2 384,2 0-536,2 0-176,-2 0-240,2 0-216,-2 0-257,0 0-255,-2 0 1680,4-2-1736,-3-2 359,1 0-1647,-2 4 3024</inkml:trace>
  <inkml:trace contextRef="#ctx0" brushRef="#br0" timeOffset="5">555 155 3336,'0'0'0,"0"0"864,0 0 249,0 0-1113,0 0 1168,0 0-64,0 0-112,0 0-103,0 0-105,0 0-72,0 0-6361,3 0 11946,1 0-5697,0 0-72,6 0-64,-6-2-40,-1 2-72,-3 0-352,10 0 297,-6 0-73,5 0-80,-7 0-56,2 0-32,10 0-48,-14 0-8,2 0-32,1 0-8,7 0-16,-6 0-40,9 0 0,-11 0-128,-2 0 224,12-2-361,-8 2-183,-1 0-336,9 0-400,-8 0-408,0 0-353,-4 0 2041,3 0-2088,1 0 503,0 2-1655,-4-2 3240</inkml:trace>
  <inkml:trace contextRef="#ctx0" brushRef="#br0" timeOffset="6">839 226 2856,'0'0'0,"-2"0"616,2 0 272,-2 0 201,0-2 103,2 2-1192,0 0 1256,0-2-208,0 0-199,0 1-137,0-3-104,4 0-64,-4 4-544,2-4 504,0 0-112,-2 0-128,3 0-16,1 1-80,0-1-16,-4 4-152,4-4 112,0 0-24,0 0-80,-1 0 32,-1 2-16,2-1-16,-4 3-8,2 0 32,-2-4-72,2 2-24,2 2-16,-4-2 16,0 0-32,0 2 96,0 0-48,0-2-16,0 2-16,0 0-32,0 0 24,-2 0 0,2 0 88,-2 0-64,-2 0 72,0 2-32,1 2-48,-1 0 8,-2-1 16,6-3 48,-12 4-48,9 8 48,-7-10 40,6 9-32,-7-7 16,7 8 24,4-12-48,-12 4 8,8 9 40,-1-9 16,-7 11 8,8-11 16,1 8 16,3-12-104,-6 4 152,-4 7 32,8-7 8,-4 6-8,3-7-16,-1 11-7,4-14-161,-2 2 112,0 2 24,2 7-88,0-11 24,0 4-32,0 8-56,0-12 16,0 0 32,4 4-56,0-3-8,-1 3 0,1 0-24,6-2-40,-10-2 96,4 0-104,5 0-57,-5 0-47,8 0-96,-8 0-136,9 0-232,-13 0 672,4-2-1016,11-2-248,-11 0-377,9 1-247,-1-3 80,-2 2-105,-10 4 1913,11-12-2592,-11 12 2592</inkml:trace>
  <inkml:trace contextRef="#ctx0" brushRef="#br0" timeOffset="7">1111 124 1456,'0'0'0,"0"-2"784,0 0-584,0-1 112,0 3 120,0-2 128,0 2-560,-2-2 672,0 2 57,-1 0 7,-1 0 8,0 0-104,0 0-88,4 0-552,-6 0 496,1 2-64,1 0-40,-2 1-23,0-1-1,0 0-8,6-2-360,-3 4 344,-9 0-24,10 2-40,-2-2-48,-7 5-24,7-7-16,4-2-192,-4 12 176,-6-9-24,7 9 24,-7-8-16,8 11 8,-4-11-8,6-4-160,-5 14 128,1-11 32,0 13-48,0-12 32,2 7-40,2-9-32,0-2-72,-2 12 64,2-8-40,0 5 32,0-5-8,0 0 16,2 6 40,-2-10-104,4 0 64,-2 3 33,2 1 7,7-2-56,-9 0 32,8-2-16,-10 0-64,4 4 64,-1-4 8,9 0-16,-10 0-16,9 0-8,-5-2-24,-6 2-8,12-2 88,-8-2-56,5 0-40,-5 1-8,9-3-88,-9-4 32,-4 10 72,16-4-16,-5-7 0,-7 7-40,11-10 24,-11 3-64,8 1 72,-12 10 24,4-11-40,7 1 0,-7-1-16,5-1-16,-5 0 40,0-1 24,-4 13 8,4-10 8,0 1-41,0-3 1,-1 3 0,1-5-8,-2 4 80,-2 10-40,4-13 0,-2-1 48,-2 3-48,0-1-16,0 1 56,0 5-48,0 6 8,0-12 8,0 9-16,-2-1-24,2 2-8,-2-2 16,0 4-64,2 0 88,-4 0-32,1 0-8,-1 2-48,0 0 120,0 9-72,0-9 40,4-2 0,-4 16 8,1-7-80,-1 5 32,-2-1-8,0 1 56,2-1 56,4-13-64,-3 16 104,1-5 48,0 3-16,-2-1 81,2 3 63,2-5 8,0-11-288,-2 14 224,2-3-24,0 1-104,2 1-16,2-1 40,0-3-80,-4-9-40,3 12 112,7-8-48,-6 7-32,0-7 72,7 6-72,-9-6-40,-2-4 8,14 9-24,-11-5-120,9 0-32,-8 0-80,13 0-56,-13-1-152,-4-3 464,17 2-697,-5 2-391,-1-2-456,1-2-497,1 0-455,-1 0 391,-12 0 2105,13 0-3824,-13 0 3824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3:09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19 132 1584,'0'0'0,"0"0"0,0 0 928,0-2-680,-2 2-168,2-2-32,-2 0 0,2 2-8,0 0-40,0 0 40,0-1-16,-2-1 16,0 2 56,2 0 32,0 0 56,0 0-184,-2-2 240,2 2 56,0 0 56,0-2 65,-1 2 7,1 0-48,0 0-376,0-2 384,0 2-16,0 0 48,0 0 32,0 0 8,0 0 0,0 0-456,0 0 400,0 0 32,0 0-23,0 0 23,0 0-8,0 0-32,0 0-2881,0 2 5322,0 2-2497,0-1-16,0 1-40,0 0-48,0 8-40,0-12-192,0 3 200,0 9 8,0-8 24,0 11-56,0-5-48,0 1-48,0-11-80,0 10 72,0 1 0,0 1 56,0 1-8,-2 1-32,0-1-16,2-13-72,-2 11 16,2 1 64,0-1-7,0 1 23,0-3 0,0-5-56,0-4-40,0 16 88,0-13 0,-2 9 16,2-10-16,0 9-24,0-9-24,0-2-40,0 2 32,0 4 64,0-2-56,0 0 0,0-1-8,0-1-56,0-2 24,0 2 8,0 2-8,0-4 16,0 0 0,0 0 8,0 0-24,0 0 8,0 0 8,0 0-40,2 0 0,-2 0-48,0 0 72,0-2-64,4 0 8,-4-2-40,0 1 8,2-1-16,1 0-24,-3 4 128,0-4-104,2-2 16,0-3-24,-2 5-9,4-2-23,-4-5-40,0 11 184,0-4-176,2-6-8,-2 5 0,2-7-8,-2 8 8,0-5 48,0 9 136,0-4-128,0-8 16,0 8 40,0-5-32,4 5 48,-4-7-16,0 11 72,0-4-24,0-10 0,0 11 8,1-11 8,-1 8 0,0-7-8,0 13 16,0-10-8,0 5 8,0-9 0,2 3-16,-2 1 16,0-1-8,0 11 8,0-10-24,0-1 32,0 5-24,0-6 16,4 1 0,-4 5-40,0 6 40,0-11-24,2 7-24,0-8-32,2 8 0,-2-5 0,1 5 0,-3 4 80,2-6-96,0 1 32,2-1-32,-2 2 8,0 0 0,2 2-40,-4 2 128,2-2-120,-1-2-16,3 1-56,-2 1-8,0 0-40,2 0-32,-4 2 272,4 0-280,-1-2-25,1 2 1,-2 0 8,2 0 32,0 2 8,-4-2 256,4 4-232,-1-2 40,3 0 24,-2 3 32,0-1 40,-1 6 24,-3-10 72,4 2-32,0 1 24,-2 11-8,0-12 24,2 2-8,-1 7 16,-3-11-16,2 4 40,-2 7 8,0-7 16,4 8 48,-4-8 32,0 7 64,0-11-208,0 4 232,0 7 72,-2-9 48,-2 10 48,1-10 65,1 3-17,2-5-448,-4 10 496,0-8 0,0 2 24,1 0-8,-7 7 16,6-11-48,4 0-480,-4 4 480,-1-2-80,1 2-47,-2-2-49,1 0-64,1 1-80,4-3-160,-6 2 168,2-2-40,0 0-40,1 4 8,-1-4-48,0 0-40,4 0-8,-4 0 56,2 0-48,0-2-24,1 0 0,-1 0-72,2 0-64,0 2 152,-2-1-176,0-1-120,2 0-120,0-2-113,0 2-191,0 0-208,0 2 928,0-4-1152,0 2-264,4-2-185,-2 4-127,-1-1 264,3-1-1889,-4 2 3353,0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3:08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38 2456,'0'0'0,"0"0"0,0 0 816,0 0-728,0 0 8,0 0 40,0 2 32,0 2 32,0-4-200,0 4 192,0 0-32,0 5-24,0-5 0,0 0 1,-2 8 7,2-12-144,0 2 160,-2 9 0,2-7 32,0 9 24,0-9 16,0 10 24,0-14-256,0 4 256,0 9-32,0-9 0,0 9-32,0-9 8,0-4-200,0 12 192,0-8-16,0 5 24,0-5-24,0 6 0,0-7 16,0 1 0,0-4-192,4 10 208,-4-6-24,0-2 24,2 1-16,-2-1-23,2 0 23,-2-2-192,4 4 176,-4-4 24,0 2-40,1-2 0,3 0-8,-2 0-64,-2 0-88,2 0 104,2 0-24,0 0-32,0-2 32,-1 2-8,1-4-8,-4 4-64,4-4 48,0-1 8,0-7-48,7 8 16,-9-7 0,2 7-16,-4 4-8,13-12 8,-11 9 0,10-9 16,-8 6-24,5-5 16,-5 5 0,-4 6-16,12-10 8,-9 5 40,7-7-40,-6 1-16,7 1 8,-7-2-32,-4 12 32,14-3-16,-3-13 16,-7 7-16,9 3 0,-9-6 8,6 9-32,-10 3 40,4-12-16,5 8-96,-7 0-256,2 0-424,0-1-657,7 1-455,-11 4 1904,0-2-1648,2 0-2265,-2 2 3913</inkml:trace>
  <inkml:trace contextRef="#ctx0" brushRef="#br0" timeOffset="1">211 190 1728,'0'0'0,"0"0"1512,4 0-1272,-4 0-240,2-2 328,1 0 128,1 0 73,0-1-1,0-1-8,0 0-24,-4 4-496,13-4 488,-11-2-40,8 2-16,-6 1-24,7-3-32,-7-6-16,-4 12-360,13-2 336,-3-1-23,-6-3-65,13 2-72,-13-8-40,9 9-64,-13 3-72,4-6 48,8-6-8,-9 10-16,9-1-8,-10-9 8,9 8-8,-9 0 8,-2 4-24,4-4 8,0 1-8,0-1 0,0 0 0,-1-2 8,-1 6-8,-2 0 0,0-2 16,0 0-48,0 2-8,0-2-16,-2 2-48,2 0 104,0 0-136,-3 0-24,-1 2-40,0-2-8,-2 4 23,-5 0-23,11-4 208,-2 4-176,-8 0 32,4 5 0,3-9 32,-9 4 8,8 10 16,4-14 88,-9 2-56,3 11 24,-6-11 16,9 9-8,-9-7 16,8 10-8,4-14 16,-4 4 0,-7 9 0,9-9-8,-2 7 0,-2-7 8,3 8 8,3-12-8,-4 4 32,0 7-16,0-7 0,4 6 0,-2-9-16,0 3 32,2-4-32,0 4 48,0 0 32,0 0 24,0-2 16,4-2 24,0 0-16,-4 0-128,13 0 152,-11 0-32,10 0-32,-8 0-32,11 0-48,-11-2 16,-4 2-24,13-2 8,-9-2 16,13 2-24,-7-2-16,-1 0-8,-3 1-48,-6 3 72,14-6-160,-5 2-344,-3 0-560,9 0-456,-5 1 111,1-1-2239,-11 4 3648</inkml:trace>
  <inkml:trace contextRef="#ctx0" brushRef="#br0" timeOffset="2">558 90 2472,'0'0'0,"0"0"464,0 0-360,-2-2 80,2 2 80,0 0-264,0 0 336,0 0 48,0 0-32,0 0 65,0 0-9,0 0 0,0 0-408,0 0 424,0 2-56,0 2-32,0-2 16,0 0 0,-2 2-32,2-4-320,0 4 336,0 0-8,-2 7-64,2-9-8,0 2-32,-2 0-55,2-4-169,-2 11 184,2-9 24,0 2 8,-2 0 40,0 0 0,2 7-16,0-11-240,0 0 248,-2 4-16,1 6 16,-1-10-24,2 3-24,-4 1-24,4-4-176,0 12 168,-2-10 48,0 2-72,0-1-32,0 1 0,2 0-80,0-4-32,-2 2 72,2 2 32,-2-2-40,2 2 0,0-4-16,0 2-40,0-2-8,0 0 48,0 0 0,0 1 16,0-1-24,0 0 16,0 0 0,0 0-56,4 0 72,0-1 32,0-3-64,0-2 0,-1-4 8,7 5-64,-10 5 16,4-14 32,0 3 33,5 5-57,-5-6-8,6 7 16,-8-11-73,-2 16 57,11-4 8,-7-9 9,6 1-42,-7 9 17,11-11-16,-10 10 8,-4 4 16,11-13 0,-7 9-24,6-2 16,-7-5-16,9 7-8,-10 0 32,-2 4 0,11-10-40,-9 8 32,2 1-24,8-1 0,-9 0 8,-1 2-16,-2 0 40,4 0-16,0 0 0,7 0-16,-11 0-16,2 2 16,0 0-16,-2-2 48,0 3-32,4 1 32,-4 8-24,2-10 16,-2 9 0,0-9-8,0-2 16,0 12-8,0-10 8,0 11-8,0-9 0,0 7 16,0-9-16,0-2 8,0 12-16,0-10 16,0 9-8,0-7-16,0 8 0,2-10-80,-2-2 104,0 3-288,4 7-416,-2-6-496,2 0-577,-1 0-471,1-1 296,-4-3 1952,4 4-4073,-4-4 4073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3:06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48 149 1696,'0'0'0,"0"0"1536,0 0-1416,0 0-48,4 0 32,-4 0-104,2-2 144,0 0 72,2 2 64,-3-1 24,3-1 41,0-4 15,-4 6-360,4-2 344,8-2 8,-11 0 8,3 0 0,8 1 8,-8-1-16,-4 4-352,11-6 328,-7 0-40,8 2-48,-9-2-32,9-5-64,-8 9-16,-4 2-128,13-6 96,-9 2-24,10-7 0,-13 9 0,9-4-24,-6 0 8,-4 6-56,9-4 48,-7-1-32,2-1-8,8 2 24,-12 0 0,4 0 16,-4 4-48,3-4 48,1 1-16,-2-1 1,2 2 7,-4 2-8,0-2 24,0 2-56,0-2 48,0 2-8,0 0-8,0 0-8,-4 0-16,0 0 16,4 0-24,-3 0 0,-7 4-24,6 0 24,-9 5-8,7-7 24,-8 10 0,14-12-16,-11 4 24,-1 9-8,1-9-8,-1 9 0,1-9 0,1 10-8,10-14 0,-13 4 8,3 11 16,4-3 0,-5-3-16,-1 3-8,8-8 0,4-4 0,-13 17 0,9-7 8,-5 1 0,5 1 0,-2-3-8,0 3 0,6-12 0,-4 10 8,1 1-16,-1 1-8,0-1-8,2-7 24,0 10-16,2-14 16,0 3 16,0 9 0,0-10-16,0 2 0,4 0 0,-2 0 8,-2-4-8,4 3 16,-1 3 16,7-4-8,-6-2 0,0 0 0,9 0 0,-13 0-24,4 0 40,8 0-8,-1 0 0,-1-2-16,-6 0 0,13-2-8,-17 4-8,11-3 16,1-1-16,-1 0-8,1 0-16,-1-8-40,3 10-128,-14 2 192,11-3-553,3-3-599,-3-4-544,1 6 200,-1-1-2409,-11 5 3905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2:54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 3312,'0'0'0,"-2"0"576,2-2 48,-4 0-15,2 2-25,2 0-584,-2 0 616,1 0 16,-1 0 0,0 4 24,0-2-56,0 2-31,2-4-569,0 2 520,-2-1-64,2 3-24,-2-2-48,2 0-8,0 2-16,0-4-360,0 4 336,0 0 0,0 0-8,0-1 0,4 1-8,-2 0-56,-2-4-264,2 4 241,2 0-25,-3 7-72,3-9 8,8 8-16,-10-6-8,-2-4-128,9 11 104,-5-7-40,8 10-32,-9-1-24,11-1 16,-10 1-8,-4-13-16,15 12 16,-11 5-8,11-2 16,-5 3 0,1-1-24,-1 2 0,-10-19 0,11 17-16,1 3 8,1-3 0,-1 4 8,1-4-24,-1 3 24,-12-20 0,13 19 32,-3-2-56,3 1 0,-1-1 8,1 0-48,1 1 40,-14-18 24,11 17 32,3 0-24,-3 0 16,1-1 0,-1-1-40,1-1 8,-12-14 8,3 11-32,13 1 32,-7-1-8,3 3 8,-1-3 32,-1 1-24,-10-12-8,11 11-8,-7-1 24,12 2-48,-13-3 56,9 1 40,-8 1-40,-4-11-24,13 4 8,-11 10-24,10-10-40,-9 9 24,9-9 16,-10 7-16,-2-11 32,4 4-8,7 8 0,-7-10 24,0 9 16,6-9 24,-10 2-8,0-4-48,3 12-40,1-9 56,0 7-32,0-6-16,0 0 48,0 7 0,-4-11-16,3 2 16,1 10-32,0-8 32,-2 7 16,2-9-40,-2 10 24,-2-12-16,2 2 0,-2 1-40,3 7 104,-1-6-96,0 0 64,-2 0-32,0-4 0,0 3-32,4 1 56,-4 0-24,0 0 64,0 0-40,0 0 40,0-4-64,0 3 0,0 1-32,0 0 48,0 0 24,0 0-8,0-2 16,0-2-48,-2 4 72,0-2 0,0 1 8,0-1-24,-1-2-8,-1 4 0,4-4-48,-4 2 112,0-2 24,0 2 8,0-2 8,-1 0-72,1 0 0,4 0-80,-4 0 88,-2 0-16,1-2 88,-1 0-16,-4-4-24,6 3-8,4 3-112,-11-4 104,7-2 40,-6 2 32,7-2 0,-7 1-96,6-5-32,4 10-48,-11-2 24,7-4 8,-8-5 64,8 7-56,-5-6-16,5 6-48,4 4 24,-13-11-24,9 7 72,-8-10 32,8 9-16,-9-9-40,9 10-16,4 4-8,-11-11-24,7 7 72,-8-6-8,8 7-32,-7-3 16,7 0-32,4 6 8,-9-10 0,5 7 96,-8-1-72,8 0-40,-7 0 32,7 0-88,4 4 72,-6-2-16,-3-2 80,7 1-104,-2 1 64,0 0-48,-2 2-24,6 0 48,-3-2-48,-1 0 24,4 2-24,-2 0-8,0 0-16,2 0-48,0 0 120,0 0-112,0 0 8,0 4-48,4-2-16,-2 1 0,1 1-48,-3-4 216,4 12-184,8-8 16,-10 7-16,7-9-24,-3 12 8,6-11-32,-12-3 232,9 16-256,-5-12-24,13 11-40,-13-3 24,11-3-16,-3 3 16,-12-12 296,9 4-265,3 9 9,1-9 16,1 6 16,-3-7 40,1 1 16,-12-4 168,11 4-136,-1 0 48,3-2-16,-1 0 32,-3 2-24,3-2-8,-12-2 104,4 0-72,13 2 0,-5 1 0,-3-1-8,3 2-32,-8-2-16,-4-2 128,15 2-128,-11 2 32,5-2 8,-5 0 24,0 2 16,0-3 16,-4-1 32,2 2-24,2 2 32,-4-2 8,1 2 8,-1-2 16,0 0 16,0-2-56,0 4 48,0-2 0,-1 0 0,1 1 8,-4-3 0,2 2 0,2-2-56,-2 2 80,0-2-8,-2 0 24,2 4 24,0-4-16,-2 0 48,4 0-152,0 0 144,-3 0 48,3-2-8,-2 0 0,0-2 16,2 1-16,0 3-184,0-4 232,0-8 64,0 8 9,2-9 39,2 9-24,-1-9-72,-3 13-248,4-12 224,8-1-32,-10-3-8,11-1 16,-9-2 8,11-3 16,-15 22-224,10-21 152,1 2-16,-1 2-32,-6-1-40,9 5 8,-9-1-48,-4 14-24,12-11-24,-11-1-8,11 7-16,-10-9-32,2 10-32,0-9-128,-4 13 240,11-4-384,-9-8-304,0 9-408,2-11-377,7 10-415,-9-9-361,-2 13 2249,12-12-2472,-10 1 535,9-1-1679,-11 12 3616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39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13 141 4128,'0'0'0,"-1"-2"961,-1-4-257,-2 2-464,3 1-152,1 3-88,-1-2 40,0 0-40,0 1-16,0-1-32,1 0-8,0 1-40,0 1 96,0-2-104,0 0 0,1 0-16,0 0-8,0 0-32,4 0-48,-5 2 208,2-4-232,3 2-17,0-3-15,0 4 8,1-5 16,-1 5 16,-5 1 224,7-2-184,-1 0 24,1-1 32,0 1 24,0 1 24,-1-1 32,1 1 8,-7 1 40,6-1 0,0 1 0,0 0 8,0 0 8,0 0-32,-2 0 8,-4 0 8,5 1-8,-1 1 0,1 2 8,-1-3 0,-2 3-8,3-2 0,-5-2 8,1 5-8,3-4 8,-4 5 0,2-5 0,-1 4 0,0-3 0,-1-2 0,0 5 0,0-3-16,0 3 16,0-4 0,-1 5 0,1-6 0,-2 2 8,0 3 0,-3-4 8,3 5 8,-3-5-8,3 4 8,2-5-24,-7 2 16,3 2 16,-1-3 16,-1 1 24,1 2 32,-1-4 16,6 0-120,-6 1 136,0 0 16,1 1-16,-1-1 8,2-1-16,-2 1-32,6-1-96,-5 0 72,1 1-24,-1-1-16,3 0-24,-3 0-8,4 0-24,1 0 24,-4-1-64,2 1-40,0-1-32,1 0-40,-1-1-24,1 1-16,1 1 216,0-1-208,-1 1 40,1-1 32,0 0 32,0 1-352,0-1-1528,0 1 1984</inkml:trace>
  <inkml:trace contextRef="#ctx0" brushRef="#br0" timeOffset="1">184 151 4536,'0'0'0,"-1"0"865,0 0-473,-1 2-392,1-1-120,1 0-72,0-1 192,0 6-264,0-5-40,0 4-65,0-3-7,0 2 32,0-2 32,0-2 312,1 5-248,0-4 40,1 3 72,-1-3 48,1 3 40,-1-3-24,-1-1 72,2 2-2224,-2-2 2224</inkml:trace>
  <inkml:trace contextRef="#ctx0" brushRef="#br0" timeOffset="2">232 16 6385,'0'0'0,"-2"0"1488,2 0-1488,-5 0 176,3 1-216,-2 1-176,4 2-80,-2-2-80,1 3-112,1-5 488,-1 2-616,0 3-112,0 0-73,1-4 105,-1 5 192,1-5 152,0-1 352,0 5-2400,0-5 2400</inkml:trace>
  <inkml:trace contextRef="#ctx0" brushRef="#br0" timeOffset="3">307 25 7897,'0'0'0,"-2"0"712,0 0-752,-3 1-200,4 1-120,1-2 360,-1 5-368,0-4 8,0 6 0,0-6 32,1 6 24,-1-3 48,1-4 256,0 5-200,-1 0 40,0 0 8,1 0-16,0 0-8,-1 2-24,1-7 200,0 7-216,0 0-17,-1 0 33,1 1 16,-1 0 40,0 0 72,1-8 72,-1 8-48,0 0 24,-1 0 24,1 0 0,0-1 8,0 1 8,1-8-16,-1 7 32,1 0-16,-1 0 24,0 0 0,-1-1 0,1 0 40,1-6-80,-1 5 64,1 1-8,-1-2-16,0 1-32,1-1-32,-1 0-8,1-4 32,0 4-64,0-2-120,0 4-200,0-4-24,0 2 0,0-3-1920,0-1 2328,0 0 0</inkml:trace>
  <inkml:trace contextRef="#ctx0" brushRef="#br0" timeOffset="4">277 57 3496,'0'0'0,"-2"-2"576,0-3-224,0 3-264,1-3-152,-1 4-24,2 1 88,0-1-168,0-1-48,0-1 24,1-1-24,0 3 80,3-1 24,-4 2 112,2-4-112,2 3 32,-2-1 8,4-3 24,-2 3-24,0 1 8,-4 1 64,5-3-56,-1 1-8,1 1 40,-1-1-8,1 0 0,0 2 8,-5 0 24,5-1-32,1 0 8,0 0 16,-1 1 0,0-1-8,0 1-16,0 0-16,-5 0 48,5 0-64,-1 2 64,1-1-24,-4 4 24,5-4 8,-4 0-16,-2-1 8,4 5 32,-2-3 24,-1 3-40,3-4 16,-3 3-8,1-3-32,-2-1 8,1 5 24,0-3 24,-1 3-48,0-4 16,0 5-16,0-4-32,0-2 32,0 6 8,-1-2 0,-1-3 0,0 6 8,-3-3-8,3 0-16,2-4 8,-5 5 16,3 0-8,-3 0 0,0-1 0,1 1 8,-1 0-8,5-5-8,-4 1 24,-1 5-16,1-4 8,-2 2-8,1-3 0,0 1 8,5-2-16,-5 2 24,-1-1 8,2 1 8,0-1 32,0 0 0,-1-1 8,5 0-80,-4 2 72,2-2-16,-3 0-24,4 0-32,-4 0-16,4-1-24,1 1 40,-2-1-64,1 0-8,-1 0-8,0 0 8,2-1 0,-1 1 8,1 1 64,0-1-56,0-1-16,0 0-2112,0 2 2184</inkml:trace>
  <inkml:trace contextRef="#ctx0" brushRef="#br0" timeOffset="5">382 113 5129,'0'0'0,"-1"-1"3680,-3 0-2199,2-1-1065,2 2-416,-1-1 112,-1 1-112,1-1-64,1 0-56,0 0-48,1 0-8,-1 1 176,2-2-144,3-2 16,-1 2 24,1-4 16,0 1-40,1 1-8,-6 4 136,7-6-176,-1 1-33,2 0-15,-1 0-72,1 0-32,-1 1-96,-7 4 424,8-4-488,-1-1-104,-1 3-104,0-3-48,0 4 15,-1-4 129,-5 5 600,5-1-416,-1-1 128,-2 1 144,3-1 80,-4 1 24,0-1 80,-1 2-40,1-1 64,-1 0 80,0 1 96,0-1 120,-1 1 144,-1 0 145,2 0-649,-2 0 688,-3 1 32,0 0-40,1 1-120,-1 2-120,0-2-112,5-2-328,-5 5 216,0-1-88,-1 1-8,1-1-40,-1 1 24,0 1 8,6-6-112,-5 5 129,0 1-17,1 1-56,-1 0-16,3 0-32,-3 0-8,5-7 0,-2 7-8,-3 0 8,4 0-40,0-1-8,0-1 16,1 1-32,0-6 64,0 5-113,0 0-39,4 0-72,-2-4-64,4 4 8,-1-4-24,-5-1 304,7 2-400,2-1-80,1-1-80,1 0-88,1 0-72,2-2-25,-14 2 745,15-6-672,1 1 120,2-1 184,1-2 136,1 0 72,1 0-1944,-21 8 2104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2:51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148 317 3904,'0'0'0,"0"-1"648,0-3-47,0-6-89,2 6-8,-2 4-504,2-4 544,2-1 56,-4-1 0,0-4-32,0 6-32,0 0-15,0 4-521,0-5 528,0-1 0,0 2 16,-2 0-16,0 0 8,-2-1-48,4 5-488,-6-4 472,3 0-48,-3 0-64,0 2-63,2 0-57,-7 0-48,11 2-192,-2-2 160,-2 0-16,-2 1-40,2-1-24,-2 2-16,3 0-40,3 0-24,-12 0 24,8 0-24,0 0-40,-5 2 8,3 1-16,2 9-8,4-12 56,-11 2-56,7 9 48,0-7 8,-2 8-16,0-8 16,2 9-64,4-13 64,-3 4-56,-1 13-8,2-5 0,0-3-8,0-5-48,2 12 16,0-16 104,0 4-128,0 9 8,4-9-16,0 7 15,0-7-47,5 6-8,-9-10 176,4 4-160,0 0 24,7-1 40,-9 1 8,10-2 16,-8 0 8,-4-2 64,11 0-40,-7 0 32,10 0-16,-11 0 40,13-2 0,-12-2 24,-4 4-40,15-4 56,-11-7-8,9 7-8,-1 0 0,-8-7 0,7 7 8,-11 4-48,4-12 32,8 8 8,-8-9 16,7 9-8,-7-13-8,0 5 0,-4 12-40,9-11 32,-5-1 0,-2 1 32,0-1-16,2 1 16,0-1 0,-4 12-64,0-10 80,2-1 16,-2 1-7,0-1-9,0 1-16,-2-1-24,2 11-40,-2-10 88,0-2-56,-2 3-8,4-1-8,-4 4-64,4-7 56,0 13-8,-4-4 0,2-6-32,1 7 8,-1-1-16,0 2-16,2 0 8,0 2 48,-4-2-136,2 2-33,2 0-31,-2 0-40,0 4 56,-2 0 24,4-4 160,-2 11-160,0-7-8,0 10 16,1-1-16,-1-1 40,0 1 40,2-13 88,-2 15-88,0-1 16,2 1 0,-2-1-8,2 1 80,0 2-88,0-17 88,0 16-72,0-1-48,0 1-72,0-1 64,0-3-104,2 1-24,-2-13 256,4 12-432,0-9-360,-1 11-321,1-10-479,6 7-80,-6-9 423,-4-2 1249,4 4-3232,-4-4 3232</inkml:trace>
  <inkml:trace contextRef="#ctx0" brushRef="#br0" timeOffset="1">500 254 3592,'0'0'0,"0"0"0,0-4 528,2-7 8,2 5-39,-2-6 31,-2 8 72,4 1 16,-4 3-616,0-4 592,0-8-40,0 10-80,0-2-16,0-1-47,0-1-57,0 6-352,-2-6 320,0 2-64,0-2-64,-2 3 0,0-1-40,0 0-24,4 4-128,-5-2 128,1 0-24,-8 0-16,8 2-8,-7 0 16,7 0-32,4 0-64,-12 4 64,9 0-40,-13 7 0,10-9-56,-7 10 16,1-8-16,1 11-24,11-15 56,-10 4 0,1 11 0,-3-5-16,2 1-8,7-1 8,-11 2-32,14-12 48,-4 13-16,0-1 16,-1-1-16,1 1 8,0-1-16,2 1-32,2-12 56,0 4-72,0 7 16,0-5-24,0 4-16,4-8 16,6 9 0,-10-11 80,1 2-56,11 2 24,-8 0 16,9 0 16,-1-1 0,1-1 16,-13-2-16,12 0 32,1 0 0,-1-2 0,1 2-16,1-3 24,-1-1-16,-13 4-24,16-6 40,-1-6 0,0 9 16,1-9 0,-1 6-8,-1-5 8,-14 11-56,15-12 48,-1-1 8,1-1 0,-2-1 8,1 1 16,-3-1-24,-11 15-56,10-15 80,2 1 0,-9 1 16,7-1 16,-8 1 8,2-1 0,-4 14-120,2-15 144,-2 1-8,0 3 8,0-5-8,0 5-24,0-3 16,0 14-128,-2-13 104,-2-1-24,0 1 0,0 0-8,-2 3-8,1-2 16,5 12-80,-6-3 72,2-1 0,-2 0-24,1 2 0,-5 0-32,6 2-24,4 0 8,-4 0-40,0 0-8,-7 4 0,7 7 8,0-7 0,-2 10 24,6-14 16,-3 9-16,-3 3 8,2 1 8,0 1-24,0 1 24,0-1-8,4-14 8,-3 17-8,-1-2 16,0 3-8,4-1-8,-2 0 16,2-17-8,-2 18-8,2-3 8,0 0-16,0 1 8,0-1-16,10-1 16,-10-14 8,2 13-16,11-1-8,-1-1-24,1-7-16,4 8-8,3-10-24,-20-2 96,25 3-112,0 1-112,3-2-144,3-2-192,2 0-744,2 0-1361,-35 0 2665,36 0-5881,-36 0 5881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2:50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27 3344,'0'0'0,"0"0"1176,0 0-1176,0 0 857,0 0-1,0-2-80,-2 0-64,0 0-32,2 0-16,0 2-664,-2-2 617,0 0-9,0-1-56,0 3-48,0-4-16,-1 4-64,3 0-424,-4-2 432,2 0-80,-2 2-8,0-2-56,0 0-40,1 2 17,3 0-265,-4 0 248,-2 0-24,-4 0-16,7 0-32,-9 4-16,8-2 32,4-2-192,-9 2 136,5 2 0,-9-1-48,9 9-32,-8-10-8,9 10 16,3-12-64,-14 3 56,10 9-32,-7-8 0,7 11-48,-2-5-8,-3 2 40,9-12-8,-2 11 0,-2 1-8,-2-1-8,2 1-16,1 2 0,1-3 32,2-11 0,-2 14 40,0-3-56,0 3-32,2-5-16,0-5-80,0 12 128,0-16 16,0 4-96,4 7 8,0-7 24,-1 8-136,11-8 88,-10-1 16,-4-3 96,11 4-88,-1 0-24,1-2-32,1 0-16,1-2 32,-2 0 112,-11 0 16,16 0-56,-3 0-8,4-4 0,-3 0-48,1 0 112,-2-7 40,-13 11-40,14-4-40,-1 0 48,0-7-41,1 7 17,-3-2 137,-1-4-89,-10 10-32,4-4 32,7-1-8,-9-7-40,4 8 72,3-8 16,-9 9 16,0 3-88,2-10 56,2 6-8,-4-2 48,0-3-8,0 5 48,0 0 40,0 4-176,-2-6 120,-2-4-24,1 7 0,-9-1 16,8 0 32,-5-2-32,9 6-112,-6-4 88,-7 0-48,9 0 8,-12 1 8,5-3 24,1 2-96,10 4 16,-11-2-40,5 0 16,-7 2-40,7 0 24,-7 0-8,7 0-80,6 0 128,-11 0-152,5 2-64,-6 0-48,9 2-112,-3 2-273,-4 3-335,10-9 984,-4 2-1392,1 2-424,-1 8-345,0-10 209,4 9-105,-2-9-1047,2-2 3104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2:49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1102 0 3200,'0'0'0,"0"0"448,0 0 0,0 0 112,0 0-560,0 0 625,0 4-17,0-4 16,0 0-16,2 0 8,-2 0-16,0 0-600,0 0 600,0 0-15,0 0-33,0 0-32,0 0-40,0 0-40,0 2-56,0-2-32,0 4-48,0-4-24,-2 2-32,2-1 0,0-1-248,-4 4 224,0-2-32,3 0 40,-3 2-15,0 0 23,0 2 24,4-6-264,-6 3 256,1 1-8,1 0 32,0 0-48,-2 0-24,0 0-8,-3 7-40,9-11-160,-4 2 120,-8 2-16,9 8-32,-3-7 8,-6 7-24,9-10 0,3-2-56,-12 9 8,6-3-16,-7 8-16,3-3-8,-1 1 16,11-12 16,-12 11-16,-3 3 16,2-1 8,-3 3-8,1-3 0,-2 2 8,17-15-8,-20 18-8,3-3 8,0 4-8,-4-1 16,2 1 48,-2-2 24,21-17-80,-20 16 72,1-1-16,0 0-56,2 3 0,-2-3 8,0 1 16,19-16-24,-18 15 0,1 0 24,0 1-8,1-1-8,1 0 24,-2 1-8,17-16-24,-15 17 72,-1-5-64,1 3-8,0-1 0,1-1-32,1-1 32,13-12 0,-16 13 72,3 1-40,0-1-24,1-1 8,1-1-40,-3-1 16,14-10 8,-9 9 16,-3 3 8,2-3-8,1 3-16,-3 0 0,9-1 0,3-11 0,-16 12 72,12-1-56,-9 1-32,1-1 16,9-7-72,-9 11 80,12-15-8,-4 4 16,-1 12 8,-5-12-24,6 9 0,0-9 8,-7 7 16,11-11-24,-2 4 56,-2 8-16,-2-10 8,1 9-64,1-5 16,0 4 24,4-10-24,-4 2 0,0 9 8,-2-9-16,5 2-24,-3 0 64,2 0 24,2-4-56,0 3 0,-2 1 0,0 0-32,2 0 40,-2-2-16,0 2 32,2-4-24,0 4 0,-2-2-72,0-1 24,2 3-32,0 0 32,0 0 0,0-4 48,0 4 0,-2-2-8,2 2-40,-2-1 120,1 1-24,1 8-16,0-12-32,-2 0 0,0 4-72,2 0 72,-2-1-48,0 1 96,2 0-24,0-4-24,-2 4-48,0-2 72,2 2-80,0-2 24,-2 1 40,0-1 40,2-2-48,0 2 8,-2 2-8,0-4 24,2 2-72,0-2 64,-2 2-8,2-2-8,-1 4-32,-1-4 56,2 0 0,0 2 56,-2-2-32,0 0-64,2 0 16,0 0-40,0 0 16,-2 2 0,0-2 32,2 0-80,0 0 16,0 0 56,0 0-32,-2 0 0,2 0 144,-2 0-40,2 0-64,-2 0-8,2 0 0,0 0-48,-2 0-8,2 4 80,0-4-56,-2 0 32,2 1 0,0-1 0,0 0-24,-2 0 48,2 0 0,0 0 32,0 0-48,0 0-8,0 0-24,0 4-40,-1-4 72,-1 0-8,2 0-8,0 0 8,0 0-16,0 0 88,-2 0-96,2 0 24,0 0-72,0 0 72,0 0 16,-2 0 16,2 0-40,-2 0-8,2 0-16,0 0 32,0 0-48,0 2 104,0-2-40,-2 0-32,2 0-40,0 0 56,-2 2 0,2-2 16,-2 0-16,0 0 16,0 0-16,2 0 0,-2 0 0,0 0 16,1 0-8,-1 0 16,0 0-8,0-2-8,2 2-8,-2-2 16,0-2-8,0 1-32,0-1 40,2 0-32,-2-6-8,2 10 24,0-4 16,-2-1-16,2-7 0,0 8-16,0-11-8,0 3 40,0 12-16,0-13 0,4-1 8,-2-3-8,2 2-48,0-4 16,0-1 8,-4 20 24,3-23-24,9 2 24,-10-2-8,2 0 8,-1 0-16,1 2 8,-4 21 8,4-22-8,0 1 8,0 2 0,0 0-16,-1 0-16,-1-1-24,-2 20 56,4-19-96,0 0 8,0 3-16,7 1 8,-9 4 16,2 5-16,-4 6 96,4-10-104,0 6-16,0 2-64,-1 0-24,-1 2-40,2 4-16,-4-4 264,4 4-224,-2 10 16,0-3 48,-2 1 24,4 5 16,-4-2-8,0-15 128,0 20-136,2-1-1,-2 2-31,0-2 16,0 2-24,0 1 0,0-22 176,-2 21-160,2 2-16,-2-2 32,0 4 8,-2-4 8,2 4 0,2-25 128,-2 21-128,-2 2 0,2-3 32,-1 1-40,1 0 0,-2 0 8,4-21 128,-4 21-120,0 0 80,0-1 24,-1-3 8,-1 2 0,2-1 8,4-18 0,-6 17-24,-5-2 40,7 1 0,0-3 0,-9 1 24,9-3-8,4-11-32,-10 12 56,6-3-16,-7 3-8,7-8 0,-7 9-24,7-11 64,4-2-72,-12 12 64,8-10 16,-7 1 0,9-1 8,-2 2-8,0-2 8,4-2-88,-3 0 120,1 0-32,0 0 8,-2-2 0,4 0-72,-2-2 32,2 4-56,-2-5 16,2-1-48,0 2-16,4-2 0,0-3-24,5 5 136,-9 4-64,4-12 144,11 8 32,-3-7 56,3 7-48,3-9 8,-3 7-56,-15 6-136,21-14 152,-2 3 1,4-1-73,0 1 56,2-3-72,2 1 64,-27 13-128,29-14 112,3 1-80,-1-1 32,0 1-160,-3 3 64,-1 6-24,-27 4 56,25-11-120,0 7 16,0 0-169,-4 0 9,2 0-232,-4 1-600,-19 3 1096,21-6-2216,-2 4-665,-1 0-2632,-18 2 5513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2:45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22 2184,'0'0'0,"0"0"216,0 0-136,0 0-80,0 0 72,0 0 0,0 0 24,0 0 8,0 0 32,0 2 24,0-2-160,0 0 184,0 0 56,0 3 0,0-3 32,-1 0 0,1 0-40,0 0-232,-2 0 241,1 0-41,1 0-40,-1 3-8,1-3-16,-1 0-32,1 0-104,0 2 96,-2-2-8,2 0-32,-1 3 8,1-3 0,0 3-8,0-3-56,0 0 64,0 0-16,0 0 8,0 2-16,0-2 0,0 3 16,0-3-56,0 0 56,0 0 8,0 3 8,0-3 0,0 0-8,0 0-8,0 0-56,0 0 56,0 0-8,0 0 8,0 0-16,0 0 16,0 0-8,0 0-352,0 0 648,0 0-312,0 0-8,3 0 16,-3 0 0,2 0 0,-2 0-40,0 0 40,3 0 0,-3-2-8,2 1 8,-2 0 0,3-2 8,-3 3-48,0-3 32,3-1 8,-3 0-16,2 2 0,-2-2 0,3 1-8,-3 3-16,0-2 24,0 0-16,0 0 0,3-1-8,-3 0 16,0 1 24,0 2-40,0-2 40,0 1 8,0 0 16,0 1 16,0 0 16,0 0 0,0 0-96,0 0 88,0 2-8,0-2 0,-2 4-8,1 0-16,0 0-16,1-4-40,-2 4 32,1 0 0,-2-1-8,2 1-8,0 0 8,-1-2-8,2-2-16,-1 3 8,0 0 8,-1-1 0,1-2 0,1 3-8,-1-3 0,1 0-8,0 2 40,0 1-8,-1-3-16,1 3 0,-2-3-16,2 2 8,0-2-8,0 0 8,0 3 0,0 0-8,0-3-8,0 2 8,0-2 32,0 0-32,0 0-32,0 3 24,0-3-32,0 0-32,0 0 56,3 0 16,-3 0 0,2 0-16,1 0 0,0 0-24,-1 0-32,-2 0 24,4 0 48,-4 0 0,3 0-8,0 0-32,-1-1 0,1-1-48,-1 0 40,1-1 56,-3 3-8,4-3-40,-1-1 8,-1 0-40,1 2-64,0-2-64,-3 0-152,0 4 352,2-4-568,-2 1-368,0 1-248,3-2 119,-3 1-2015,0 3 3080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2:43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 1944,'0'0'0,"0"0"928,0 0-808,0 0 32,0 0-152,0 0 208,0 0 104,0 0 80,0 0 64,0 0-7,0 0-9,0 0-2697,-1 0 4954,1 0-2273,0 0 32,0 0 56,0 0 0,-1 0 8,1 0-520,0 0 528,-1 0-56,1 0-39,0 0-49,0 0-40,0 0-64,0 0-280,0 0 256,-1 1-48,0-1-32,1 0 24,0 2-96,0-2 32,-1 1-8,1-1-128,0 0 112,-1 1 72,1-1-16,-1 0 0,1 2 40,0-2-8,0 0-200,-1 0 200,1 1-24,0-1-40,0 1 0,0-1-40,0 0 8,0 0-104,0 2 48,0-2 24,0 1-40,0 0 0,0-1 8,0 2-23,0-2-17,0 0 40,0 1-40,2-1 56,-2 0-40,1 1 8,-1-1 16,0 0-40,0 0-32,0 0 64,1 0-8,-1 0 8,0 0 8,2 0-8,-2 0-32,0 0 56,0-1-40,1 0 8,-1 0 0,0-1-8,1 1 32,-1 1-48,0-1 32,0 0 8,0-1-8,0 1-24,2 0 16,-2 0-24,0 1 0,0-1 8,0 1-8,0-1 16,0 0-8,0 0-8,0 1 8,0 0-8,0 0 16,0-1-16,-1 1-16,0 0 16,1 0 0,0 0 0,-1 0 0,0 1-32,1 1 48,0-1-40,-1 1 32,1-2-8,0 1-16,-1 1 0,1 0 16,-1-1-8,0 1 16,1 0 8,0-2-16,0 2 8,0 0-16,0 0 8,0 0 8,0-1-16,0 1 16,0-2-8,0 1 0,0 1 0,0 0 8,0-1-8,0-1 16,1 1-8,-1-1-8,0 2 0,1-2 0,-1 1-24,2 0 24,-1-1-16,-1 2 16,0-2 0,1 1 8,1-1-16,-1 0 24,0 2-16,1-2-8,0 0 32,-2 0-24,2 0-16,0 0 8,3 0 8,-4-1-24,1 0 24,4-2-16,-6 3 16,1-2-24,1 0-8,4 0-24,-5 0-8,1 0-32,0 0 0,-2 2 96,2-2-176,-1-1-105,0 1-223,-1 0-352,0 1-440,0 1 1296,0-1-1881,0-1-487,0 1 408,-2 1-2081,2 0 4041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2:42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4 489 3248,'0'0'0,"0"0"376,0 0-376,0-2 552,-2-2 201,2 2 143,-2 2 16,2-4 8,0 3-48,0 1-872,0-2 792,0-2-103,0 0-153,0 0-80,0-2-72,4 0-72,-4 6-312,4-9 296,0 5-40,-3-8-40,3 9 0,0-11-16,0 8-16,-4 6-184,11-13 104,-7 7 8,6-5-24,-6 7-32,7-10 32,-7 10-48,-4 4-40,12-13-16,-9 9 16,11-6 0,-10 5-8,7 1 8,-7-8-16,-4 12 16,15-2-32,-11-2 16,10 1 8,-10-1 8,11 0 0,-11 2-8,-4 2 8,13-2 0,-9 2-8,7 0-16,-9 0-8,10 0-8,-10 2 24,-2-2 16,4 2 0,-1 4 0,1-2 16,0-1 8,0 7 8,-2-8 16,-2-2-48,2 12 48,-2-9 40,0 9-8,0-8 64,0 7 89,0-7 15,0-4-248,0 14 344,-4-11 0,0 11-32,0-10 56,-1 9-16,1-9 24,4-4-376,-10 12 376,6-8-56,-1 7-24,-7-7 16,8 7-8,-7-7 8,11-4-312,-4 10 272,-8-8 17,9 2 15,-9 0 32,8-2 0,-7 1-128,11-3-208,-6 2 216,-6 2-80,9 2-72,-9-2 56,8-2-88,-7 2-32,11-4 0,-6 1 56,-6 3-56,9-4 64,-3 2-40,-6-2 16,8 0-56,4 0 16,-3 2-80,-3-2 32,2 0-80,2 0 32,-2 0-144,4 0-200,0 0 440,-2 0-632,2-2-305,0 0-271,0 2-288,0-2-281,4 0-303,-4 2 2080,4-1-2433,6-1-87,-7-2 592,9 0-1953,-12 4 3881</inkml:trace>
  <inkml:trace contextRef="#ctx0" brushRef="#br0" timeOffset="1">284 318 2968,'0'0'0,"0"0"656,0 0 64,0 0-720,0 0 945,2-2 183,-2 2-32,0 0-40,0 0-95,0 0-153,0 0-808,0 0 776,0 0-96,0 0-8,0 2-128,0 2-32,0-3-88,0-1-424,0 4 313,0 0 39,0 0-72,4 6-16,-4-8-16,0 9-48,0-11-200,0 2 208,2 10-88,-2-9 8,2 9-32,-2-8-24,3 7 16,-3-11-88,0 2 56,0 10-8,0-8-24,2 5-24,-2-5 8,0 8-32,0-12 24,0 2 16,0 1-40,2 9 0,-2-10-56,0 0-40,0 2-88,0-4 208,0 4-320,4-2-144,-4-2-192,2 0-257,0 0-295,-2 0-352,0 0 1560,4 0-1913,-2-2-295,2-2 384,-4-8 511,1 6-1719,-1 6 3032</inkml:trace>
  <inkml:trace contextRef="#ctx0" brushRef="#br0" timeOffset="2">261 77 3768,'0'0'0,"0"0"0,-2-2 632,-2-2 25,0 2-81,1 0-88,3 0-24,-4 2-88,4 0-376,0 0 256,-4 0-112,4 0-96,-4 4-40,4 8-40,-2-10-40,2-2 72,-2 4-104,2 9-72,0-11-80,0 10-80,0-9-136,4 11-152,-4-14 624,4 4-801,0 7 81,0-7-2352,-4-4 3072</inkml:trace>
  <inkml:trace contextRef="#ctx0" brushRef="#br0" timeOffset="3">457 270 2856,'0'0'0,"0"0"256,0 0 184,0 0 192,0 0-632,0 0 761,0 0 63,0 1-48,0-1-56,0 0 0,0 2-96,0-2-624,0 4 560,0-2-71,0-2-73,0 4 24,0-2-16,0 4-72,0-6-352,2 4 336,-2 7-72,0-9-72,3 8 24,-3-5-40,2 7 0,-2-12-176,0 12 144,2-3-40,2 3-8,-2-1-64,2 3 64,-2 1 80,-2-15-176,0 16 72,2-1 16,2 0 16,-3 1-56,1-1 8,-2 1 88,0-16-144,4 15 40,-2 2-8,-2-3 40,2 3-104,-2-5 80,4 1 25,-4-13-73,2 12 64,-2-3 8,4 3-32,-4-8-16,2 11-16,-2-11-8,0-4 0,1 11-24,-1-7-24,4 0 8,-4 6 8,2-10-16,0 4-25,-2-4 73,0 4-96,4-1-24,-2-1-160,-2 2-64,4-4-272,-2 2-264,-2-2 880,0 0-1104,0 0-297,0 0-239,0 0-192,2-2 391,-2-2-2023,0 4 3464,0 0 0</inkml:trace>
  <inkml:trace contextRef="#ctx0" brushRef="#br0" timeOffset="4">464 270 4929,'0'0'0,"-2"-4"1384,2 4-1384,-3-4 1280,1-6-296,0 6-87,-2 1 7,4-1-40,-2 0-64,2 4-800,-2-4 680,2 0-160,-2 0-96,0-2-72,0 3-47,2-1 15,0 4-320,0-4 328,0-2-48,0 0-16,4 3-64,-4-3-48,2 2-32,-2 4-120,4-6 112,-2-4-32,0 7-56,2-1-32,-1-2 8,9 2-16,-10 0 8,-2 4 8,4-4 0,0 1-56,-1-1 0,1-2 0,0 2 0,9 0-32,-13 4 88,2-4-80,2 1-32,8 1-24,-10 0 8,1 0-56,9 0-24,-12 2 208,4 0-248,7-2-32,-7 0-24,8 2-25,-7 0 41,7 0 32,-12 0 256,4 0-240,9 4 48,-9-2 8,8 0 40,-9 2 48,11 7 8,-14-11 88,4 2-48,5 10 8,-7-9 16,10 9 40,-12-8 24,4 9 40,-4-13-80,1 4 96,3 8 40,-4-6 80,0 5 32,0 1 56,0-9 24,0-3-328,0 14 369,-2-10-1,0 11 16,-1-9 8,-1 7-48,-2-9-24,6-4-320,-6 14 312,2-10 8,-5 7 0,5-7-16,-6 8-32,7-9 8,3-3-280,-12 12 232,8-10 8,-5 8 0,5-7-32,-8 1 9,12-4-217,-4 4 160,-7 0-8,7 0-48,-9-2-32,9 2-8,-8-3-64,12-1 0,-4 0 0,-7 0 0,7 0-40,0 0 16,-1 0-72,-1-1-64,6 1 160,-4 0-248,0-4-121,0 0-167,0 0-264,3 0-272,-3-2-296,4 6 1368,0-3-1601,0-3-487,0 0-377,0 2 1,2-2 591,1-5-1639,-3 11 3512</inkml:trace>
  <inkml:trace contextRef="#ctx0" brushRef="#br0" timeOffset="5">731 167 2360,'0'0'0,"0"0"1152,2 0-472,0-1 169,2 1 135,-4 0-984,4-2 1064,-1 2 8,-1 0-80,2-2-175,0 0-137,0 2-160,-4 0-520,4-2 528,0-2-64,-1 2-72,1 0 32,6-2-24,-10 0 0,0 4-400,4-1 377,1-3-1,5 0-104,-8 0-32,2-2-24,0 0-64,-4 6-152,5-3 176,-1-3-88,6-4-32,-10 6 16,4-1-56,-1-5 64,-3 10-80,4-4 16,0-6 40,0 7-80,0-9 8,-2 8 16,0-2 24,-2 6-24,3-9 24,-3 5-32,2 0 16,-2 0-32,0 0 24,0 1-40,0 3 40,0-2 32,0 0-48,0 0 16,0 0 16,-2 2-32,1-2 32,1 2-16,-2-2 0,-2 2-16,0 0 16,0 0-72,0 0 56,0 4 16,4-4 0,-9 4-72,5 5 0,0-7 8,-7 12 16,7-10 8,-6 7 64,10-11-24,-4 4-24,-1 11 8,1-3-48,0-2 88,-2 3-24,2 1 0,4-14 0,-3 11 64,-1 3-48,0-1 0,0 0-16,0-1 48,4-2-24,0-10-24,-2 11 40,2-1 16,0-6 0,0 9 24,0-9 0,2 8-8,-2-12-72,4 2 112,0 1-16,0 9 16,5-12-24,-5 4-32,8-2-8,-12-2-48,3 0 48,11 0-32,-10 0 24,9 0 0,-1 0-16,-3-4 32,-9 4-56,12-4 24,-1-6-56,1 7 64,-1-9-64,1 8-48,-1-9-48,-11 13 128,12-4-296,-3-6-152,-5 6-232,12-7-336,-13 7-449,9-8-631,-12 12 2096,4-5-2873,9-9 369,-9 8-1817,-4 6 4321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2:40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29 3712,'0'0'0,"-2"0"584,2 0-584,0-4 753,0-2 111,0 2 40,0 0-48,0 3-16,0-1-40,0 2-800,0-4 665,4 4-33,-4-2-128,2 0-72,0 2-64,2 0-72,-4 0-296,3 4 272,1 0-32,8 5 8,-8-5-24,5 11 8,-7-1-48,-2-14-184,4 13 160,8 0-16,-10 1-72,1 3-7,7 0 7,-10 2-8,0-19-64,4 19 120,0 0-24,0-3-16,-1 1 0,1 0-40,-2 2 64,0-2-56,-2-17-48,4 15 48,-2-1 8,0-1-32,2-1 8,-2 1-16,0-3 8,-2-10-24,3 3 24,-3 11-16,2-10-8,-2 5 0,2-5-8,-2 0-16,0-4 24,4 9-24,-4-9-72,0 0-72,0 4-128,0-4-153,0 0-215,0 0 664,0 0-1008,0-2-440,0-2-361,0-1-359,-2-1 376,0-6 559,2 12 1233,0-3-3160,0 3 3160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2:40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15 437 3792,'0'0'0,"0"0"0,0 0 400,0 0-48,0 0 153,0 0 159,0 0 88,0 0-8,0 0-4161,2 0 7570,2 0-3417,-2-2 1,0 2-33,2-4-72,-2 2-80,-2 2-552,4-4 464,-1 2 0,9-4-64,-10 3 8,0-1 8,2-2-32,-4 6-384,4-10 369,7 6-97,-9-1-48,2-7 16,0 8 16,0-7-64,-4 11-192,9-4 192,-5-10-56,0 11-40,0-11 16,0 10 0,-1-7-72,-3 11-40,4-4 32,0-6-24,-2 6-40,-2 1 64,4-1 48,-2 0-48,-2 4-32,0-4 48,0 2-24,0 0-136,0 0 72,0 0 8,0 2 0,0 0 32,-2 0-24,0 0 0,-2 4 8,0-2-88,-1 2 48,-1 0 8,6-4 48,-4 11-72,-2-7 48,-5 10 48,7-10-72,-8 11 24,8-4 8,4-11 16,-9 12-56,5 0 64,-8 1 8,8 0-16,-1-1-24,-7 0-24,12-12 48,0 13-24,-4 1 64,0-1-40,1 0-16,1-3-8,0 2-24,2-12 48,-2 9 0,2-5 64,-2 11-64,0-11 56,2 8-72,0-8-48,0-4 64,0 13 0,0-11-8,4 8 16,-2-10 0,2 4 16,-1-1-48,-3-3 24,4 6 0,0-4 24,6-2-8,-8 0-8,3 0 16,7 0-24,-12 0 0,2-2 24,8-2-24,-7 0-16,7-1-16,-6 1-24,6-2-24,-10 6 80,3-11-120,9 7-72,-8-2-120,9-6-200,-9 9-233,8-3-263,-12 6 1008,11-12-1216,-7 6-104,9-5 7,-9 5 121,14-9 144,-15 5 112,-3 10 936,14-11-712,-10 1 215,7 4 209,-7-5 160,12 7 80,-13-6 24,-3 10 24,12-4-16,-10-9 16,11 9 0,-9-6 0,6 8 16,-8-3 8,-2 5-24,4-6 16,-1 0 16,1 2 8,-2 0 8,2-1 56,-2 1 104,-2 4-208,2-6 320,-2 2 161,4-2 111,-4 3 72,2-1 24,-2 0 0,0 4-688,0-4 672,0 0-8,0 2 25,0 0-9,-2 0-32,0 2-72,2 0-576,-2-1 480,-2-1-72,0 2-72,0 0-32,1 0-40,1 0-24,2 0-240,-4 0 216,0 0-23,-2 0-17,2 0-48,-1 2-32,1-1-32,4-1-64,-4 4 56,0-2-24,0 2 0,2 8-24,-2-10-8,1 1 0,3-3 0,-6 12 8,2-8 8,0 7-8,2-7 0,-2 10-8,2-11-8,2-3 8,-4 12 24,3 0-24,-1-9-16,2 13 16,-2-7-40,0-3 32,2-6 8,0 16-32,0-5 16,0-7 16,0 9-8,0-9 16,0 0-16,0-4 8,4 10 8,-2-6-8,-1-2 0,3 1-8,0-1-24,0-2 56,-4 0-24,2 4 16,2-4 32,0 0-16,0 0-24,7-2 24,-9-2 24,-2 4-56,4-3 64,0-1-48,7-8 16,-7 8-40,6-7 8,-6-1 48,-4 12-48,3-11 16,11-3 0,-12 1-32,11 1-24,-11-1-16,8 1 56,-10 12 0,4-9 24,5-3-16,-5 2 0,0 7-40,0-11 24,0 10 40,-4 4-32,3-9 24,1 5-24,-2 0-32,0-2-24,2 2 48,-4 0 24,0 4-16,0-1 56,0-1-48,0 2-16,0 0 0,2 0-24,-2 0 40,0 0-8,0 0 24,0 0-48,0 2-32,0-1-8,0 3 32,-2 2 56,2-6-24,-2 10 32,2-8 0,0 1-64,0 11 0,0-12 32,0 7 8,0-9-8,0 4 0,0 6 16,0-8-40,0 4-8,4 5 64,-4-9-8,0-2-24,0 4 8,2 7 16,-2-9-48,0 2 16,2 0 16,2 6 24,-4-10-32,2 0 0,0 4 8,-2-3 16,3 1-80,1-2 80,-2 0-32,-2 0 8,4 0-48,0 0 32,0 0-8,0-3-8,-1 1 40,1-2 8,-4 4-16,4-4-48,0 0 32,0 0-8,0 0-40,-1-1 32,1-1-8,-4 6 40,12-4-128,-10 0 48,4 0-24,-3-1 0,1-1 23,6-4 1,-10 10 80,2-4-56,2 0 32,-1 1 0,1-3-8,6-6 8,-6 10-8,-4 2 32,4-5 0,-2-5-32,1 6 64,1-2-16,0-3-32,8 5 48,-12 4-32,0-12-24,4 9 16,-1-7 48,-1 6-24,2-2 16,0 1 24,-4 5-56,2-10 40,0 6 0,2-2 65,-4-3-41,2 5 24,-2 0 16,0 4-104,2-4 40,-2-2 56,0 3 0,0-1 24,0 0-16,0 4 40,0 0-144,0-4 136,0 4 40,-2-2 8,0 0 40,0 0 8,0 2 0,2 0-232,-4 0 248,0 0-72,2 0-8,-2 0-32,1 0-40,-1 6 16,4-6-112,-4 4 72,0 0-48,0 5 40,0-7-16,-2 10-16,3-8 8,3-4-40,-4 13 0,0-9 0,-2 11 0,2-5 8,-1-6-8,1 13 16,4-17-16,-4 4 0,0 11-16,2-11 16,-2 10 16,4-11-16,-2 13 8,2-16-8,-2 4 16,2 11-32,0-11 8,0 7-32,0-7 32,0 0 8,0-4 0,2 4 0,0 6 0,2-10 0,0 3 0,0-1 8,0 0 8,-4-2-16,3 4 0,1-4 0,0 0 0,0 0-16,0 0 32,5 0-8,-9 0-8,0 0 16,6 0 16,6-4-24,-10 0 8,2 1-16,7-1 24,-11 4-24,4-10 24,0 6 0,7-9 24,-7 9-40,6-11 24,-6 5-8,-4 10-24,9-12 16,-7 1 16,2-3-16,10 3 8,-13-3 8,3 1-24,-4 13-8,10-13 40,-6-3-40,0 3 24,-1-1-24,1-1 8,0 3-8,-4 12 0,4-11 16,0-3-16,0 3-16,0-1 16,-1-1-8,-1-1 8,-2 14 0,4-13 8,-2 1 56,2 1-32,-2-1 24,-2 6 8,0 6-64,2-11 8,-2 7 8,0-2-16,0 2-16,0 1 8,0-1-16,0 4 24,0-4-16,0 2 8,0 0-40,-2 2-24,0 0-32,-2 0 8,4 0 96,-2 4-96,-2 0-32,0 7 24,3-9-32,-5 10 40,2-8 8,4-4 88,-4 13-136,0-1 56,0-1-16,1 3 40,-1-3 48,2 1-16,2-12 24,-4 13 24,4 1-48,-2-3 8,0 3-16,2-1-24,0 1 32,0-14 24,0 11 0,0 3-8,0-3-16,0-1-8,4-6-16,0 7-8,-4-11 56,4 4-32,-1 0-16,1 0 0,0-1 8,6 1-48,-6-2 16,-4-2 72,3 0-96,11 0 8,-10 0-24,7 0-56,-7 0 24,10-6-64,-14 6 208,9-3-224,3-1 0,-3-2-32,3-4 40,0 7-25,-3-11 65,-9 14 176,4-4-168,11-9-24,-11 9 56,10-10-48,-3 11 88,-1-9 48,-10 12 48,4-4-40,9-7 0,-9 5-24,10-6-8,-11 8 64,7-9 16,-10 13-8,4-6 8,5-7-8,-5 3-8,-2 1 8,2 3 8,-2-8 104,-2 14-112,4-4 56,0-7 8,-2 7 8,-2 0-72,3 0 48,-3 1-56,0 3 8,0-4 40,0 4-8,0-2 0,0 0 64,0 2 0,0 0 24,0 0-120,0 0 64,-1 0 0,-1 0-112,-2 0 72,2 4 40,0-2-32,2-2-32,-2 2 88,-2 1-72,0 9-64,0-10 64,1 2-32,-1 7 8,4-11 8,-2 4 64,-2 8-56,2-9 16,0 7 8,-2-6 8,2 0-8,2-4-32,-2 11 8,1-9 24,-1 2-32,2 0 33,0 0 7,0 0-40,0-4 0,-2 9 16,2-9 16,-2 4-16,2 0 0,0-2 0,0 0-24,0-2 8,4 4 0,-2-2 8,-1 0 16,3 1-16,-2-1-32,2-2 8,-4 0 16,4 0-32,0 0 72,7 0-32,-9 0 8,8 0-40,-6 0-72,-4 0 96,13 0-65,-9 0 49,8 0 8,-7 0 49,9 0-74,-5 0-7,-9 0 40,12 0-56,-2 0 16,-7 0 8,13 2 0,-12-2 0,9 4-48,-13-4 80,6 2-8,4 2 8,-9-4 8,11 2-32,-10 0 24,2 2 0,-4-4 0,4 3 0,-1-1 72,1 2-16,0-2-16,-2 2-8,-2 0 0,0-4-32,0 4 64,0-2 25,0 1-1,0 1-16,0 0 32,0 0 16,0-4-120,-2 11 168,-2-9 72,0 2 8,1 0 0,-1 0 16,-8 7-32,12-11-232,-4 2 248,-5 2-32,5 8-40,-10-10-16,9 2-8,-11 7-40,16-11-112,-9 2 120,-3 8-80,-1-7 8,1 1-24,-1 8-32,1-10-16,12-2 24,-11 4-104,-1-1-80,0 1-136,3-2-152,-3 0-232,3-2-272,9 0 976,-12 4-1345,8-4-391,-11 0-449,9 0-159,-5 0-1785,11 0 4129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2:38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0 225 4496,'0'0'0,"0"0"817,0-4-41,0 0 88,0-2-8,0 3 16,0 1-63,0 2-809,0-2 712,0 2-88,0-2-88,0 0-56,4 2-88,-4 0-32,0 0-360,0 0 296,0 4-16,0-2-24,2 9-8,-2-9-16,0 10-31,0-12-201,2 9 200,-2 3-40,3-1-56,-1 3-16,-2 3-40,2-2 0,-2-15-48,4 18 32,-2-1 8,2-2 0,-2 1-16,2-1 32,-1 1-16,-1-1 8,-2-15-48,4 13 72,-2-1 40,0 1 32,2-3 8,-2-6 24,0 9 0,-2-13-176,4 2 160,-3 10-40,1-10 16,2 2-24,-2-3 24,0 3 24,-2-4-160,4 2 168,-2 2 16,2-4 48,-2 0 8,-2-2-32,1-2-16,-1 4-192,0-4 136,4 1 0,-4-9-40,2 6-24,0-9-16,-2 15-56,4-12 40,-4-3-8,2 2 8,0-5-16,-2 3-24,4-2 24,-4 17-24,2-18 32,-2 1-8,1-2 0,-1 0-8,4-1-16,-4 1 8,0 19-8,2-19 0,-2 2-8,2-1-8,2-1-16,-2 4 16,2-1-16,-4 16 32,2-15-40,0 1 16,1 1-56,-1 0 16,2 1-40,0-1-64,-4 13 168,4-14-120,5 3-200,-5-1-80,0 2-160,6 7-272,-7-9-192,-3 12 1024,2-4-1321,2 0-375,6 1-344,-10-1-169,4-2 465,7 4-2697,-11 2 4441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2:37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112 878 2344,'0'0'0,"0"-1"1912,0-1-1487,0 2-425,0-4 560,-2 0 112,-2 0-8,4 2 16,-4-2-8,0 1-8,4 3-664,-4 0 688,0-4-39,1 2-65,-1 0-80,0 0-64,0 2-104,4 0-336,-4-2 288,0 2-16,0 0-104,1 0 72,-1 0-40,0 2-72,4-2-128,-4 4 128,-2-2-88,2 2-16,1 7 0,-3-9-16,0 9 24,6-11-32,-4 4 8,0 8 8,1-8-8,-1 9-32,2-9 72,-2 9-80,4-13 32,0 4-56,-2 11 24,2-11-48,0 10 64,0-3-24,0-7-16,0-4 56,0 14-56,2-11-48,2 11 16,-2-10 40,2 11 32,-3-11 0,-1-4 16,2 11 8,2-7-16,0 0-40,0 7 56,0-9-40,2 0-8,-6-2 40,9 4 0,-5-2 48,8-2-24,-9 0-24,1 0 32,-4 0-32,12-2 8,-8 0 88,7-2-24,-7-5-24,8 3 16,-9-5-56,-3 11-8,12-4 64,-10-12 96,9 11-32,-11-7-8,4 8-16,8-9-104,-12 13 0,0-4 64,2-9 16,0 3-16,1 6-16,-1-9-24,2 7-24,-4 6 0,2-12 16,-2 9 40,0-9-16,0 8-32,0-7 25,0 7-17,0 4-16,0-4 16,-2-2 16,0 1-40,-2 1 32,1 0-24,-1 0-16,4 4 16,-6-4 16,0 2-8,2 2-48,-1-2-16,-1 2-17,2 0-63,4 0 136,-6 0-104,2 0-24,1 2-32,-3 2-32,2 0-72,0 0-80,4-4 344,-4 6-440,0-3-144,4 1-192,-2 0-184,1 0-209,1 0-71,0-4 1240,0 4-1256,0-1 240,0 1 311,0 0-2167,0-4 2872</inkml:trace>
  <inkml:trace contextRef="#ctx0" brushRef="#br0" timeOffset="1">225 850 3992,'0'0'0,"0"0"208,0-2 72,0 0 129,2 0 127,-2 2-536,0-2 648,0 0 64,0 2 16,0 0-8,0 0-48,0 0-71,0 0-601,0 0 504,0 0-48,0 0-80,0 2-32,0 0-16,0-2-40,0 0-288,0 6 288,0-4-40,0 1-40,-2 7-16,0-6-40,2 5-16,0-9-136,-2 4 120,0 8-40,2-8 0,-2 11-8,2-5 16,-2-5-16,2-5-72,0 12 96,0-1 8,0-7-24,0 10 24,0-11-8,0 9-7,0-12-89,0 2 152,0 2-40,0 0 0,0-1 8,0 1-48,0 0 72,0-4-144,0 0 152,2 2 16,-2-2-16,2 0 40,-2 0-48,4 0 0,-4 0-144,0-4 176,2 2-88,-2-2 0,2-1-32,2-5-64,-4 4 48,0 6-40,2-11 40,0 5-24,1-9-16,1 3 0,0 1-56,0-3 48,-4 14 8,4-11 8,5-1-40,-5-1-8,0 1-8,8-1-88,-10 1 96,-2 12 40,11-11-56,-9-1-48,2 8 16,7-9-80,-7 9 32,0-7 24,-4 11 112,10-2-152,-6-2-16,-2 2-8,1-2 0,1 2 72,0 2 40,-4 0 64,4 0-64,0 0-40,0 0-16,-1 0-17,1 4 1,-2 0 48,-2-4 88,0 10-120,4-7 8,-4 7-8,2-6-16,-2 7 80,0-7 8,0-4 48,2 14-56,-2-11 16,4 9-56,-4-6 16,0 5-8,2-7 40,-2-4 48,0 13-120,2-9-56,1 8-40,-3-8-88,2 9-80,0-11-88,-2-2 472,4 10-624,-2-7-200,2 1-161,-2-2-127,0 2-96,2 0 128,-4-4 1080,3 2-801,1-2-2623,-4 0 3424</inkml:trace>
  <inkml:trace contextRef="#ctx0" brushRef="#br0" timeOffset="2">546 715 4048,'0'0'0,"0"0"0,0-3 400,0-7 121,0 0 167,0 5 96,0-7 0,0 8-8,0 4-776,0-9 792,-2 5 17,0 0-41,0-2-56,-1 2-104,-1 1-72,4 3-536,-4-4 464,0 0-32,0 0 0,-2 4-32,1-2-63,1 0-49,4 2-288,-4 0 224,-8 0-40,10 0-8,-3 0 8,-1 0-72,0 2-40,6-2-72,-9 2 72,7 2-64,-2-2 16,-8 2 16,10 0-16,-2-1-32,3 9 32,1-12-24,-2 2-40,-2 2 8,2 7 0,0-7-8,2 6-48,0-7-16,0-3 104,0 12-104,0-8-32,0 7-32,0-9-8,2 10-40,2-10-24,-4-2 240,4 3-256,5 9-17,-5-10-15,6 0 0,-7 2 24,11-1 24,-14-3 240,4 4-224,9 2 32,-9-2 16,11-2 24,-11 0 16,10 2 0,-14-4 136,4 0-112,9 1 0,-9 1 8,9-2 8,-9 4 8,10-2 8,-14-2 80,4 2-56,7 2 0,-7-2 8,7 2 0,-7-1 0,6 1 24,-10-4 24,2 4-24,4 0 8,3 0 0,-7 0 0,2 5 8,-2-5 16,-2-4-8,2 4 32,-2 0 24,4 0 40,-4 7 16,0-9 32,0 2 32,0-4-176,-2 11 176,0-9 64,-2 2-16,0 0 8,0 9 16,0-11-24,4-2-224,-5 4 240,-1 6 32,-6-6 16,9-1 24,-9 7 57,8-10-41,4 0-328,-11 4 352,5 7-56,-8-9-40,9 2-40,-7 0-72,8 0-32,4-4-112,-11 4 40,7-1 8,-8 1-40,8-2 24,-1 2-8,-7-2-48,12-2 24,-2 2 0,-2-2-56,1 4-16,-1-2-72,2-2-104,2 0 248,-2 0-352,0 0-152,2 0-217,0 0-311,0 0-432,0 0-376,0 0 1840,2 0-2113,0 0 329,2 0-2593,-4 0 4377</inkml:trace>
  <inkml:trace contextRef="#ctx0" brushRef="#br0" timeOffset="3">715 694 3864,'0'0'0,"-2"0"176,2 0-176,-1 0 240,-1 0 64,-2 0 105,2 0 7,0 0 24,0 0 8,2 0-448,-2 0 408,0 0-80,2 0-64,-2 2-64,0 2-16,2-2-24,0-2-160,-2 4 176,0 0-40,2-1-24,0 9-8,0-10-24,0 8 8,0-10-88,0 3 56,0 11-24,0-10 0,0 13 0,2-8 48,0 3 0,-2-12-80,4 11 96,0 1-24,0-2 0,-2 1 24,2-7 16,-1 11-7,-3-15-105,4 4 104,0 8-16,0-9 32,8 1 16,-11 0 24,3 0 32,-4-4-192,4 4 160,8-2 40,-8 0 8,-3-2 64,3 3-16,8-3-24,-12 0-232,2 0 232,2-1-96,-1-1 40,9-2-48,-10 0-32,9-8 0,-11 12-96,4-3 56,8-9-32,-10 6 72,2-7 16,7 3-24,-7 1 80,-4 9-168,4-14 136,0 1 72,0-1 64,-3 1-8,3 2-23,-2-1-41,-2 12-200,2-11 160,-2 1 24,0 4 48,0-5-32,0 7-80,0-8-40,0 12-80,0-4 40,-2-1 88,0-5 0,-3 8 0,1-2-64,0 1-72,4 3 8,-4-4 8,0 2 104,-2 0-16,1 2 0,-5 0-80,6 0-56,4 0 40,-4 0-72,-7 0 8,9 4 40,-2 0-96,-2-1-24,2 1-64,4-4 208,-3 10-328,-1-6-48,0-1-152,0 1-257,0 6-295,4-6-360,0-4 1440,0 2-1705,0 1-135,0-1 256,0 2-2721,0-4 4305</inkml:trace>
  <inkml:trace contextRef="#ctx0" brushRef="#br0" timeOffset="4">954 616 4801,'0'0'0,"0"0"0,0-2 912,0-2 120,0 0-136,-2 0-48,0 0-56,2 1-63,0 3-729,-2-2 632,0-2-96,2 2-72,0-2-80,0 4-56,0-2-48,0 2-280,0-2 280,0 2-40,0 0-48,0 0-8,0 0-48,4 4-16,-4-4-120,0 4 136,2 0 1,-2 0-25,2 7-8,-2-7-32,4 7-8,-4-11-64,0 4 40,2 8 40,-2-6-16,0 9 8,2-11 16,-2 9-8,0-13-80,3 12 120,-3-9 0,0 11 0,2-10 8,-2 11 16,0-11 0,0-4-144,0 11 160,4-9 0,-4 10 0,0-10 0,0 2 8,2-1-32,-2-3-136,0 2 128,0 0-32,2 2-16,-2-4 24,4 2 0,-4-2 16,0 0-120,0 0 160,2 0-56,-2-4-8,2 0-24,2 1-48,-4-3 8,0 6-32,1-10 24,-1 6 8,2-7-8,-2 7-8,4-9 8,-4 9-24,0 4 0,0-12 8,0 6 8,0-7-40,0 9 0,0-9 0,0 7 8,0 6 16,0-11-40,0 5 16,0-8-24,2 9-24,-2-9 16,4 10-40,-4 4 96,2-13-56,-2 7-40,2-7-8,-2 9-8,4-10-32,-4 11 32,0 3 112,2-4-112,-2-2-8,2 0-16,1 2 16,-1 1-8,-2 1 16,0 2 112,4 0-56,-4-2-40,2 2-8,0 0 8,2 0-16,-4 0 32,0 0 80,0 4-32,2-1-24,0 1-8,2 8 40,-3-10 16,1 7-32,-2-9 40,0 4 0,4 8-24,-2-10 0,-2 9 80,4-9-32,-2 9-16,-2-11-8,2 2-8,-2 8 16,4-6 0,-4 0 40,2 5 8,-2-5-16,0-4-40,0 2 56,1 2 0,-1 0 0,0 0 0,0-1 0,4 1 0,-4-4-56,0 4 32,2-2-8,-2 0 8,2-2 80,-2 0-32,4 0-24,-4 0-56,0 0 72,2-4-80,2 0 72,0 0-8,-1-7-56,1 7-8,-4 4 8,4-13-8,6 3-32,-10-2 24,4 1 24,-1-1-40,1-1 32,-4 13 0,4-13 0,0-1 0,8 3-48,-11 1 48,3-1 0,0 7-56,-4 4 56,12-12 0,-10 8-56,1 1-8,1-3 16,0 2 40,0 2-40,-4 2 48,4-2-32,-2 2 32,2 0-80,-2 0 40,-1 0-40,3 2-56,-4-2 136,4 4-64,0 0-8,2 7 0,-2-7 32,-2 8-56,-1-9-48,-1-3 144,0 16-88,4-7-64,-4 3 80,0-1-48,2 1 8,-2-3-8,0-9 120,2 10-168,2-4-17,-4 7-63,2-9-48,0 10-64,2-11-104,-4-3 464,2 14-560,1-10-120,-3 5-200,4-5-56,0 0-25,-2-2-135,-2-2 1096,4 2-1104,-2-2-16,2 0 215,0 0 297,-1 0 40,-1-4-2000,-2 4 2568,0 0 0</inkml:trace>
  <inkml:trace contextRef="#ctx0" brushRef="#br0" timeOffset="5">1361 499 3768,'0'0'0,"0"-2"544,0-2 201,4 0 191,-4-5 16,0 9-952,2-2 936,0-2-16,-2-2-31,4 2-17,-2 0-24,0-1-24,-2 5-824,4-4 760,-2-2-88,1 0-119,-1-3-97,0 5-56,2 0-64,-4 4-336,4-12 320,8 9-16,-11-3-32,3-6-56,0 9 0,8-9-24,-12 12-192,4-4 160,-1-7-8,1 5-32,6-8-16,-6 11-16,-2-11-40,1 10 0,-3 4-48,4-11 16,0 7-8,0-2 8,-2 2 0,0-1 32,-2 1-24,0 4-24,0-4 48,0 2-8,0-2-32,0 2-8,0 2 0,0-2-32,0 2 32,0 0-48,-4 0-16,0 0 8,0 4-16,-1 0 24,1 0 24,4-4 24,-6 13-40,-4-9 16,5 12 0,1-7 0,-8 3 32,12-12-8,-4 9 24,-1 3-8,-7 1-16,10-1-16,-2-1 8,0 3 8,4-14 0,-3 11 0,-1 4 0,0-1 24,0 1-24,4-1 24,-2-1-24,2-13 0,-2 14-16,2-1 8,0 0-16,0-3 32,0 1-16,4-7 8,-4-4 0,2 14-16,2-12 8,-2 1 8,3 1-24,-1-2-24,6 2 0,-10-4 48,2 0-48,2 0-32,9 0 0,-9 0-32,8 0-48,-11-4-72,-1 4 232,12-4-336,-8-5-80,9 5-136,-9-8-88,8 7-113,-8-9-87,-4 14 840,13-5-920,-9-7-72,9 6-72,-9-7-81,8 9-63,-8-7-16,-4 11 1224,9-4-1192,-5-10 247,8 10 289,-11-7 192,11 7-1672,-12 4 2136</inkml:trace>
  <inkml:trace contextRef="#ctx0" brushRef="#br0" timeOffset="6">1652 361 2704,'0'0'0,"0"0"392,0 0-288,0 0 24,0 0 88,0 0-216,0 0 360,0 0 112,0 0 73,0 0 23,0 0 0,0 0 24,0 0-592,-2 0 608,2 0 16,0 2-32,0-1-64,0 3-79,-2-2-105,2-2-344,0 4 312,0 0-48,0 0 16,0 7 32,0-9-32,0 2 8,0-4-288,0 11 280,0-9-32,0 10 40,0-10 16,0 9 16,0-9-32,0-2-288,0 12 304,0-10-32,0 9 33,0-9 7,0 2-56,0 0 16,0-4-272,0 2 248,0-2 24,4 4 128,-4-4-40,0 0 16,2-2 0,-2 2-376,0-4 288,0 0 32,2-6-16,-2 5-40,4-5-48,-4 4-64,0 6-152,0-13 72,1 1-24,-1 3 49,2-3-1,2 1-72,2-3 56,-6 14-80,4-15-16,5 1 16,-7-3 144,2 2-96,10 1-8,-10-1 0,-4 15-40,11-17-56,-5 3 48,9-3 72,-5-2-80,1 2 40,3 1 24,-14 16-48,11-17-32,3 4 40,1-3 96,1-1-136,-1 2 0,0 1-16,-15 14 48,14-15-176,1 2-8,-1 1 56,1 1-105,0 1-79,-1 6-80,-14 4 392,17-11-640,-3 7-312,1 0-368,-1 2-473,3 2-559,-2 0-297,-15 0 2649,16 4-2376,-3 9-2201,-13-13 4577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37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2696,'0'0'0,"-1"0"288,0 0-240,-1 0-40,2 0 24,-1 1-24,1-1-8,0 1-24,0 4 8,0-3-32,0 3 16,1 0 32,0 0 0,-1-5 0,1 5 24,1 1-32,-1 1-24,1 0 16,-1 1-16,4-1 32,-5-7 0,0 8-24,1 1 0,1 0-16,-1 0 0,1 0 40,-1 1-24,-1-10 24,1 9-16,0 0 8,0-1-16,-1 1 48,0-1 0,0-1-24,0-7 0,1 7-8,-1 0-24,0-1 24,0-1 16,-1 1 8,1-2-24,-1-2-24,1-2 32,0 5-24,-1-4-16,0 1 24,0-1-16,-1 0-32,1-1-2024,1 0 2088,0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2:34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19 4424,'0'0'0,"0"0"521,-4 0 95,4 0-616,-5 0 672,-1 0-40,0-2 8,2 2-16,1-2-48,-3 2-40,6 0-536,-4-2 457,-2 1-81,2 1-16,-1-2-24,1 0 16,0 2 16,4 0-368,-6-2 352,2 0-32,-1 2-32,1-2-40,0 0-32,-2 2-40,6 0-176,-4 0 144,1 0-24,-1 4 8,0 0-24,0 0-16,0 5 8,4-9-96,-4 4 48,1 6 16,-1-7 0,0 9 0,0-8 1,0 11-1,4-15-64,-4 4 40,1 13-8,-1-5-24,0 1 0,0 1 16,0-1-16,4-13-8,-4 14 24,1 1-16,1-1-24,0-1 16,2 0-24,-2-1-40,2-12 64,-2 13-48,2-1 0,0 3 32,0-1 0,0-3 32,4 1-32,-4-12 16,2 4-33,0 7 33,1-7-16,1 8-8,8-11 24,-10 11-16,-2-12 16,11 2-24,-9 2-16,8 0-16,-6-1-56,9 1-24,-2 0-24,-11-4 160,4 2-216,12-2-48,-5 0-112,1 0-176,1 0-296,-2 0-360,-11 0 1208,14-2-1521,-1-2-183,1 0 280,-1 1-2657,-13 3 4081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2:33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0 558 3792,'0'0'0,"0"0"921,0-2 71,0 0-72,0 2-920,0-2 904,2 0-16,2-1-32,-2 1 17,-2 0-33,2-2-40,-2 4-800,4-4 768,-3 0-80,3 0-88,0 0-31,8-1-49,-10 1-40,-2 4-480,4-12 504,5 8-56,-5-9-16,8 1-32,-10-1-16,9 1-8,-11 12-376,2-15 336,10 0-24,-8-3-47,11-1-9,-5-2-32,1 0-80,-11 21-144,10-21 152,2-1-64,-3 1-24,3 2 8,-3-4-48,-5 2 0,-4 21-24,16-20-8,-10 1-8,5-2-8,-9 4-88,2-3 16,6 3-104,-10 17 200,3-15-296,7-1-96,-6 3-265,0 1-319,6 8-408,-10-11-401,0 15 1785,3-4-2232,1-5-473,-2 5-47,2-2-2241,-4 6 4993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2:33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2528,'0'0'0,"0"0"232,0 0 16,0 0-248,0 0 304,0 0 72,0 0 24,0 0 0,0 0 1,0 0-9,0 0-2665,0 0 4922,0 4-2257,0-4-24,4 2-32,-2 2-48,0-1-48,-2-3-240,3 4 208,-1 0-8,2 8 0,0-7-24,0 7-32,7 1-32,-11-13-112,4 12 80,0 1 0,6-1-8,-8 5-8,9-2 0,-7 3-24,-4-18-40,13 17 48,-11-4 8,12 3-16,-11 1 16,9 0-8,-8 0-8,9-1 24,-13-16-64,4 17 56,7-2-16,-7 1 8,10 1-8,-10 0 0,5-1 8,-9-16-48,4 17 33,9 0-9,-9-2-8,8 3 8,-9-1-16,7-2 16,-10-15-24,4 18 8,7-3 8,-9 0-8,10 1-8,-10-5 8,9 3-24,-11-14 16,2 11 0,10-1 8,-9 1 0,7 1 0,-6-1 8,5 3-16,-9-14 0,4 11 0,0 3 0,0-5 16,5 3-8,-9-9 8,4 15 0,-4-18-16,2 4-8,4 7 24,-2-5-24,-2 5 16,0-7 8,1 8-24,-3-12 8,2 2 24,0 9-16,-2-7 32,4 6-8,-4-7-8,0 7 24,0-10-48,0 2 32,0 4 0,0-3 8,0 1 16,-2 0 0,0 0 8,2-4-64,-4 4 56,3-2-16,-3 2 16,0-1 8,0-1-8,0 0 32,4-2-88,-6 0 80,-3 4 8,5-4 24,-7 0-16,7 0 0,4 0-96,-12 0 104,6 0 16,-7-2 8,9-2 8,-9 2 24,9-1 0,4 3-160,-13-6 184,7-4 16,-8 6 8,3-7 0,-1 5 16,1-7 8,11 13-232,-13-10 232,1-1-8,-1-3 16,1 3-32,1-1-23,1-1 7,10 13-192,-11-14 136,1 1 0,-1-2-8,7-1-32,-10 1 0,11 0-8,3 15-88,-10-14 64,6 3 0,0 1 0,-1 6-24,1-5-8,0 3-32,4 6 0,-2-4 0,0 0 8,0 0-16,2 4-8,0-2-24,0 0-16,0 2 56,0 0-24,0 0-16,0 0 0,4 0-32,0 0-8,0 2-8,-4-2 88,3 4-64,1-2-32,6 2-40,-6 0-24,0 2-56,7 3 23,-11-9 193,4 0-232,5 4-56,-5 0-88,6 7-192,-6-7-216,5 0-304,-9-4 1088,2 12-1561,10-9-407,-9 11 64,9-10-2241,-12-4 4145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2:24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0 111 1488,'0'0'0,"0"0"320,0 0-248,0 0-16,0 0-24,0-2 16,0 2-48,0 0 64,0-2 32,0 2 48,0 0 24,0-2 8,0 2 0,0 0-176,0 0 176,0 0 8,0-2 16,0 2-40,0 0 0,0 0-8,0 0-152,0 0 136,0 0 32,0 0 40,4 0-32,-4 0 1,0 0-25,0 0-152,0 0 120,0 0 8,0 0-16,0 2 8,0-2-16,0 4-8,0-4-96,0 2 80,0 2-8,0-2 16,0-2 8,0 2 8,0 2-8,0-4-96,0 2 96,0-2-16,0 1 40,0-1 8,0 4 16,0-4 24,0 0-168,2 2 176,-2 0 8,0 2 0,0-2-40,0 0-8,0 2-8,0-4-128,2 2 80,-2 1 48,3 1 0,-3 0-64,2 0 16,0 0-32,-2-4-48,0 4 16,4-1 40,-4-1-24,0 0 8,2 2 8,-2-2 8,0-2-56,2 2 88,-2 2-24,4-4-16,-4 2 32,0 0 32,2 1 0,-2-3-112,0 0 144,0 2-16,0-2-47,0 0 7,0 4 0,0-4-24,0 0-64,0 0 80,0 0 0,0 0-16,0 0-8,0 0 8,-2 0-16,2 0-48,0 0 64,0 0-48,0 0 24,0 0 8,-2-2-32,2 0 40,0 2-56,0-2 16,-2-1 0,2-1 24,-2 0-24,0 0 0,2 0 8,0 4-24,-2-4 8,0 1 8,2-9-16,0 10 16,0-4-24,-2-3 8,2 9 0,0-4-8,0 0 16,0-5-8,0 7-8,0-4 8,0 0-8,0 6 8,0-6 0,0-3 8,2 5-8,-2 0 0,4-5 8,-4 5-16,0 4 8,0-4 0,2-8-8,-2 9-8,2-7-16,2 6 32,-2 0-8,-2 4 8,3-4 0,-1 1 16,0-3-32,2 2-8,-2 0-16,0 0-16,-2 4 56,4-3-56,-3-1-80,1 2-120,2 0-160,-2 2-257,0-2-335,-2 2 1008,4 0-1336,-2 0-192,0 0 151,1 0 441,1 0-1344,-4 0 2280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2:23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111 354 2736,'0'0'0,"0"-2"184,0-2 24,0-2 72,0 2 104,0 1 72,0 3-456,0-4 473,0 0-9,0 0-40,-1 0-48,-1 2-56,0-2-32,2 4-288,-2 0 272,-2-2-8,0 1 8,0 1 24,0 0-24,1 0-24,3 0-248,-4 0 232,0 0-32,0 0-8,0 3-24,0 1-8,-1 0-32,5-4-128,-4 4 97,0 6-9,0-7-24,-2 7 0,1-6-32,-1 9 24,6-13-56,-4 4 48,0 12-16,0-13-8,0 13 0,1-5-32,1-7 8,2-4 0,-2 14 0,0-11 0,0 13 0,0-12-8,2 9-24,-2-11 8,2-2 24,0 10-24,0-7 16,0 7 24,0-6-24,0 0 0,2 0 16,-2-4-8,4 3-16,-2 1 32,2-2-32,-3 2 8,1-4 16,2 0 0,-4 0-8,2 0 72,2 0-56,0 0 8,7-2 0,-9-2-24,0 0 16,-2 4-16,4-3 56,8-1-40,-10 0 24,1-8-24,9 10-8,-10-3 64,-2 5-72,4-6 16,7-4 16,-9 6-40,8-7-16,-6 7 64,-1 0 0,-3 4-40,4-11 40,0 9-32,-2-2-32,2-2 8,-4 2 72,4 0-16,-4 4-40,0-1 88,0-3-16,2 4-40,-2-4 8,0 4 40,0-2 16,0 2-96,0-2 48,-2 2 40,2 0-96,-4 0 16,0 0 8,0 0 32,4 0-48,-4 0 48,2 0-64,0 2-8,1-2-8,-3 2 8,0 2-32,4-4 56,-2 2-72,0 1-48,-2 1-72,0 0 72,0 0-72,3 0-136,1-4 328,-4 4-481,4 0-303,-2-3-240,0 1-112,2 2-32,0-4 167,0 0 1001,0 2-712,0-2-840,0 2-208,0-2 1760</inkml:trace>
  <inkml:trace contextRef="#ctx0" brushRef="#br0" timeOffset="1">192 323 2560,'0'0'0,"0"0"360,0-2-112,0 0 88,0-2 120,0 2 56,0 2-512,0-2 529,0 1 23,0 1-80,0-2-64,0 2-64,0 0-56,0 0-288,0 0 272,0 0-32,0 0 8,0 2-24,0 1 24,0-1-8,0-2-240,0 4 224,0 0 0,0 8-56,0-11-8,0 3 9,0 10-25,0-14-144,0 4 192,0 7 8,0-7 16,0 8-16,0-9-8,0 9-40,0-12-152,0 4 144,0 7 32,0-5-40,-2 6-16,0-11-16,2 9-40,0-10-64,0 4 80,0 6-8,-2-7-8,1 1-8,1-2-16,0 2-16,0-4-24,0 2 48,-2-2 8,0 4 32,2-4-16,0 2-8,-2-2 16,2 0-80,0 0 48,0 0 24,-2 0-24,2-2-16,0 2-16,0-4 24,0 4-40,0-4 8,0 0 32,0-7-24,0 7-16,0-10-24,0 11 8,0 3 16,0-12-16,2 6 8,0-7-8,2 3-8,-4-1-16,1 5-8,-1 6 48,2-14-8,2 9-24,-2-9-16,0 10 0,2-7-8,-2 7-24,-2 4 80,4-12-88,0 9 0,-1-7-16,1 6 16,0 0 8,0-1 8,-4 5 72,4-4-56,0 0-24,-1 0 16,1 0-16,-2 4 16,2-2 8,-4 2 56,2-2-72,0 2 0,2 0-32,-4 0 16,2 0-8,-2 4 0,0-4 96,3 4-72,-3 0-16,2 5 8,-2-5 24,2 0 0,-2 10 24,0-14 32,4 2-24,-4 9-8,0-7 24,2 7-16,-2-7-8,0 10 16,0-14 16,0 4 32,2 7-40,-2-7-8,0 9-16,4-9-48,-4 10 32,0-14 48,0 4-40,0 9-80,0-9-120,0 5-257,2-7-327,-2 2-272,0-4 1096,2 4-1296,-2-2 15,4 0 321,-4-2 320,0 0-1872,0 0 2512</inkml:trace>
  <inkml:trace contextRef="#ctx0" brushRef="#br0" timeOffset="2">463 140 2688,'0'0'0,"0"-2"232,0 2 96,0 0-328,-2-2 400,-2 1 48,1 1 24,-1 0 65,0 0-9,0 0 16,0 0-32,4 0-512,-6 0 480,3 3-16,-7-1-32,6 0-16,-2 2 8,6-4-424,-9 2 376,7 2-15,-2 0-25,-7 0-48,7 7-32,0-9-48,4-2-208,-10 4 168,8 7-48,-2-9-40,1 2 0,-1 8-24,-2-10-32,2 9 16,4-11-40,-6 2 8,3 2-24,1 7 40,0-9-16,0 2 24,0 8 8,2-12-40,0 0-24,0 4 8,0-1 8,0-1 0,0-2-24,0 0 8,0 0 24,0 0-48,2 0 0,0 0 72,2 0-32,-3 0 8,3 0 24,-4 0-24,12-2-32,-10-1-8,0 1 56,2 0-48,9-2 8,-11 0 8,-2 4 16,10-4-56,-7 0-8,9 2 48,-10-1-8,11 3-24,-9-2 24,-4 2 24,12 0-72,-9 0 0,7 0 24,-8 0-16,10 0 16,-11 0 8,-1 0 40,12 2-48,-12 1 16,4 1 32,0 0-40,0 6 24,-3-10 16,-1 0 0,4 4-48,-4 7 48,2-9-8,-2 8 8,0-6 24,0 5 8,0-9-32,0 4 56,0 0 24,-2 7-8,2-9 24,-4 10 16,1-10-16,3-2-96,-4 9 136,0-5 8,0 0-24,0 8 8,0-10-8,1 9-24,3-11-96,-6 2 104,0 10-8,2-9-8,-2 9-24,1-10 0,1 2-24,4-4-40,-12 3 40,10 9-8,-1-10-32,-3 0 0,0 2-32,0-2-32,6-2 64,-4 2-176,1 1-256,-1-3-400,0 0-384,0 0-377,2 0-207,2 0 1800,-2-2-1529,0 1 425,0 1-1768,2 0 2872</inkml:trace>
  <inkml:trace contextRef="#ctx0" brushRef="#br0" timeOffset="3">529 225 1952,'0'0'0,"0"0"656,0 0-472,0 0 72,0 0 64,0 0-320,0 0 376,0 0 24,0 0 40,0 0 49,0 0 31,0 0 8,0 0-3281,0 2 6018,0 0-2785,-2 2-56,2-1 0,0 1-32,0 6-32,0-10-360,0 4 312,-2 0-32,2 7-31,-2-7-9,2 9-24,0-9-24,0-4-192,0 12 176,-2-8-72,2 7 0,0-7-24,0 8-8,0-10 24,0-2-96,0 11 112,0-9 8,0 10-32,0-11 0,2 1-48,2 2 0,-4-4-40,0 4 72,0 0-24,2-2-16,1-2 16,-1 0-16,0 0 16,-2 0-48,4 0 48,-2 0 16,0 0-16,2 0 24,-2-2-16,0 0 0,-2 2-56,4-4 32,-1 0-16,-1 0 0,2 1-24,0-3 40,0 0 16,-4 6-48,4-10 32,0 9-16,-1-11-16,3 8-8,-2-2 16,0-5 32,-4 11-40,9-4 16,-9-6 16,2 7-16,2-9-40,-4 8 64,2 0-24,-2 4-16,0-11 8,0 9 16,0-4-48,0 2 8,0-2 8,0 3-8,0 3 16,0-4-32,0 0-80,0 0-72,-2-2-120,0 2-160,0 3-200,2 1 664,-2-2-880,0 2-129,1-2-127,-3 2-56,2 0-48,-2 0 127,4 0 1113,-4 0-800,4 2-1832,0-2 2632</inkml:trace>
  <inkml:trace contextRef="#ctx0" brushRef="#br0" timeOffset="4">671 192 2192,'0'0'0,"0"0"360,0 0-80,0-2 104,0 0 152,0 2-536,0 0 648,0-2 49,0 1 7,0 1-56,0-2-96,0 2-80,0 0-472,0 0 456,0 0-16,0 0 32,0 3 65,0-1-41,2 2-40,-2-4-456,0 4 424,0 0-80,0 0-32,4 7-48,-4-9-40,0 2-64,0-4-160,0 12 176,0-10-8,0 7 32,0-5-24,0 8 8,0-11 0,0-1-184,0 12 160,0-10 24,0 2-16,0 7-24,0-11 0,0 4-64,0-4-80,0 4 113,0 0-25,0 0-8,0-2-8,0 0 0,0-2-8,0 0-64,0 3 80,0-3-48,0 0 32,0 0 0,0 0-24,0 0 56,0 0-96,0 0 24,0 0 8,0-2 0,-2 1-32,2-3 24,-2 0-40,2 4 16,0-4 0,0 0 16,0 0-64,0-5 40,0 5-24,0-8-24,0 12 56,0-4-72,0-5-24,4 5-24,-2-9 16,-1 7-24,3-8-24,-4 14 152,2-5-177,0-9 9,2 10-40,-2-9 16,2 1 16,-2 8-40,-2 4 216,4-13-160,-1 9-16,-1-7-8,2 7 40,0-2 16,-2-6 16,-2 12 112,4-1-64,0-3 16,-2 0-24,-1 0 16,3 2 0,-2 2 0,-2 0 56,2-2-48,-2 2 0,4 0-24,-4 2 8,2 2-8,-2-2 8,0-2 64,2 4-56,-2 0 32,4 7-16,-4-7 16,0 5 0,0-5 0,0-4 24,0 12 0,0-8 0,0 9 0,0-9 16,0 8 0,0-9 16,0-3-32,0 12 40,0-8 8,0 0 8,0 9 24,0-11 40,0 0 0,0-2-120,0 4 144,0 0-16,0-2-32,0-1-16,0 3 16,0-4-16,0 0-80,0 0 80,0 0 0,0 0-40,0 0 24,0 0-16,0-2 8,0 2-56,0-3 40,0-3-24,2 2-8,-2-8 16,3 9-24,-1-7 0,-2 10 0,0-6 8,2-5 0,2 5-16,-2-8-24,0 11 24,-2-11 0,0 14 8,4-6 0,-2-5 0,0 7-8,1-8 8,-1 9-24,2-3-8,-4 6 32,0-10-24,2 8-8,-2-2 0,2 1 32,2-1 8,-4 0-16,0 4 8,2-2 8,0 0-24,-2 2-24,4-2 0,-4 0 0,0 2-8,0 0 48,2 0-24,-2 0-24,1 0 8,-1 4 16,4 0-16,-4 0 16,0-4 24,0 9-40,2-5 8,-2 6 0,4-8 8,-4 9 8,2-7 16,-2-4 0,0 12 0,2-9-16,-2 9 16,0-8-40,0 7 8,0-7-24,0-4 56,0 12-96,4-8-96,-2 7-320,0-7-472,-2 6-481,3-7-407,-3-3 1872,2 4-1944,0 6 527,2-10-1599,-4 0 3016</inkml:trace>
  <inkml:trace contextRef="#ctx0" brushRef="#br0" timeOffset="5">928 121 1976,'0'0'0,"0"0"144,0-2-32,0 0 40,0 2-152,0-2 224,0 0 128,0 1 80,2-1 80,-2-2 32,2 0 17,-2 4-561,0-2 552,4 0 0,-2-2-8,0 0-88,2 1-8,-2-1-56,-2 4-392,4-4 344,-3 0 24,3 0-56,0-5-40,-2 5-31,2-2-65,-4 6-176,4-4 136,0-2-16,-2 1-64,1 1 8,-1-2-24,0 0 8,2 2-8,-4 4-40,0-4 40,2 3 32,-2-3-40,0 4-8,0-4 16,0 4-40,0 0 0,0-2 16,0 2-8,0-2-24,-2 2-16,0 0-24,0 0-32,2 0 88,-4 0-144,1 0-16,-1 4-24,0 0 8,-2 7 32,2-9 7,4-2 137,-6 12-112,1-8 8,-1 7-8,2-7-8,0 13 24,0-7 0,4-10 96,-3 4-64,-1 9 8,-2-9 8,6 9 8,-2-9 0,0 10 16,2-14 24,0 4-16,-2 7 0,2-7 0,0 9 0,0-11 8,0 2 8,0-4 0,0 4 16,0 0-16,2 0 0,2 0 8,-2-1-8,2-1 16,-4-2-16,2 2 8,0 2-16,1-4 8,-1 0 8,2 0 8,-2 0 0,-2 0-16,4 0 8,0 0-8,2-2-24,3 0-40,-7-2-136,-2 4 200,4-5-408,0 1-256,5 0-336,-5-8-192,0 9 31,8-1 281,-10-8 304,-2 12 576,11-4-1968,-11 4 1968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2:20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4 2992,'0'0'0,"-2"0"248,2 0-248,-2 0 288,-2-2 144,0 0 96,0 2 57,2 0 63,0 0-56,2 0-592,-3 0 568,-1 0-80,2 0-80,-2 0-8,0 4-96,0-2-48,4-2-256,-4 4 200,1-1-56,-1 1-8,0 8-56,0-9-7,0 7-25,4-10-48,-4 4 32,2 7 24,-2-7-16,3 11-24,-1-4 8,0-7-8,2-4-16,-2 17-16,0-3 24,0-3-8,2 2-16,-2-9 16,2 11-24,0-5 8,0-10 16,0 4 0,0 13 8,0-6 8,0 1 0,0-3-32,2 3 0,-2-12 16,4 3-32,-2 7 16,0-6-8,1-2-24,1 0-8,0 1-57,-4-3 113,4 2-120,6 2-40,-6-4-56,-1 0-64,7 0-56,-8 0-112,-2 0 448,12-2-608,-9-2-120,9 1-104,-8-9 8,9 8 103,-9-9 185,-4 13 536,14-4-352,-10-9 16,7 9-1944,-11 4 2280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2:20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23 1784,'0'0'0,"0"0"0,0 0 1320,0-2-1144,0-2 8,0 0 32,0 1 64,0 1 72,0 2-352,-2-2 377,0 0 31,2 0 8,-3 2 16,1-2 24,-2 2 16,4 0-472,-4 0 488,0 0-24,0 0-8,1 0 0,-3 2-24,-4 2-7,10-4-425,-4 4 376,0 5-48,-7-5-24,7 6-56,0-7 24,-9 9-48,13-12-224,-4 4 168,-6 7-8,8-7-72,-3 8-16,-1-8 32,2 7-40,4-11-64,-4 2 40,0 2-8,0 7-80,1-7 56,-1 0 8,2 6-8,2-10-8,-2 0 0,0 3-32,2 1-8,0 0-8,0-2 0,0 0-32,0-2 80,4 4-88,-2-4-24,2 2-32,-1-2-8,9 0 8,-10 0-48,-2 0 192,4 0-224,5 0-24,-5 0-16,10-2 16,-10 2 40,11-2-24,-15 2 232,4-2-249,11 2 25,-3-2 8,-3 2 40,-5-2-16,11 2 8,-15 0 184,4 0-216,10 0 16,-5 0-56,3 0 32,-8 0 32,7 0 48,-11 0 144,2 4-64,2-2 56,0 0 24,0 2-16,0-2 16,-1 1-40,-3-3 24,4 4-24,0 0 64,-2 0 8,-2 0 0,0 0 48,0-2-16,0-2-80,0 3 112,0 1 32,0 0 48,0 0 0,-2 0 16,-2 0 48,4-4-256,-2 3 232,0-1 56,-1 2-48,-1-2 17,2 2-25,-2-2-56,4-2-176,-4 4 176,-2-2 24,3 0-24,-1 1-32,-2-3-24,0 2-64,6-2-56,-9 2 16,5 2 40,0-4-32,0 0-8,-2 0-40,2 0-48,4 0 72,-3 0-96,-1 0-104,0 0-136,0 0-176,2 0-337,-2 0-375,4 0 1224,-2 0-1504,0 0 232,1 0-697,-1 0-471,2 0 2440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2:19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69 289 2368,'0'0'0,"0"0"0,-3 0 1136,-1 0-952,0 0 64,-2 0 88,0 0 48,2 2 25,4-2-409,-3 2 368,-1-2-24,0 3-48,0-1-56,0 0-56,0 4-40,4-6-144,-2 4 96,-2 0-40,1 0 16,1 7-8,-2-7-8,4 7-8,0-11-48,-2 4 48,0 10-24,2-10 8,0 9 24,0-9 0,0 13-16,0-17-40,0 10 32,0 1-24,0 1-16,4-2 24,-2-7-8,2 13-8,-4-16 0,2 2 8,-1 9 16,3-9-16,0 2 24,-2 0-24,2 0-24,-4-4 16,4 2 8,-2 2 8,2-4 40,-1 0-24,1 0-8,0 0-8,-4 0-16,4 0 0,0-4 40,0 0 0,0 0 0,5 0-32,-5-7-64,-4 11 56,4-4-48,0-10-24,5 1 24,-5 1-56,0-3 0,0 1-8,-4 14 112,12-13-136,-12 1 72,3 1 8,1-3 24,0 5 16,-2 3 0,-2 6 16,4-12 0,-4 9-8,2-7-8,-2 6 24,2 0-16,-2 0 16,0 4-8,0-3 16,0-1 0,0 2-8,0 0 8,0 0 0,0 2 8,0 0-24,0 0 40,0 0-16,0 0 24,0 4 16,0 0 8,0 0 24,0-4-96,0 11 80,0-9-24,0 11 0,0-9-16,0 12 0,0-12-16,0-4-24,0 13 32,0-9 0,0 11-8,0-5-8,0-6 24,0 11-16,0-15-24,0 14 32,0-5 8,0-5-16,0 11 8,0-13-8,0 2-16,0-4-8,0 14 24,2-12-24,-2 2 8,2-1-8,-2 1 0,3 0-8,-3-4 8,2 4-24,-2 0 0,4 2-24,-2-5 0,0 1-64,2 2-80,-4-4 192,0 0-352,2 2-408,0-2-232,2 2 103,-2-2-2599,-2 0 3488</inkml:trace>
  <inkml:trace contextRef="#ctx0" brushRef="#br0" timeOffset="1">247 69 3120,'0'0'0,"-2"0"200,2 0-200,-4 0 56,2 0 32,0-4 24,0 3 40,0-3 64,2 4 32,0 0-248,-2-2 272,0 0 1,2 2-9,0-2 16,-2 2 0,2 0 32,0 0-312,0 0 296,0 0 8,0 0-32,0 2-32,-2 2-24,2 7-8,0-11-208,0 2 176,0 10-56,0-8-16,4 11-24,-2-5 16,0 3 24,-2-13-120,4 12 96,-2-1 0,0 3-32,2-1 0,-2 2 24,0 1-8,-2-16-80,3 15 56,-1 1-16,2-3-24,-2 3 8,0-3 32,2-1-40,-4-12-16,0 9 16,2 3-32,0-3-32,2-5 24,-4 10-16,2-12 0,-2-2 40,1 3-152,-1 9-128,4-12-264,0 2-384,-2 2-184,2-2 79,-4-2 1033,2 0-984,0 0-1944,-2 0 2928</inkml:trace>
  <inkml:trace contextRef="#ctx0" brushRef="#br0" timeOffset="2">353 6 2768,'0'0'0,"0"-2"952,0 2-952,0-2 312,0 2 104,0-2 57,0 2 31,-2 0 32,2 0-8,0 0-528,-2 4 488,0 0-80,2 0-40,-2 7-80,2-11-80,-2 4-24,2-4-184,0 10 152,0-7-8,0 9 16,0-8-56,0 13 16,0-7-32,0-10-88,0 11 104,0 3 25,0-1 23,0 1-8,0-1 8,4 3-16,-4-3-8,0-13-128,2 17 104,-2-1 0,2 1-64,-2-2 16,3-1-24,-3-1-16,0-13-16,2 12 8,2-2 0,-2-7-24,0 11-8,2-10-8,0 5-16,-4-9 48,4 4-104,-2 0-128,1-2-200,1 2-289,8-4-359,-10 2-216,-2-2 1296,2 0-1288,2 0 295,7 0 305,-9-2-2144,-2 2 2832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2:18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59 3104,'0'0'0,"0"0"360,-2-2-152,2 2-208,0-2 280,-3-3 104,1 3 97,-2 0 47,2-2 48,0 2 0,2 2-576,-2-4 528,-2 0-32,2 1-64,-2-1-32,1 0 16,3 2 8,0 2-424,-4-2 441,2 0 15,0 0-8,-2 0-32,2 1 0,-2-1 0,4 2-416,-3-2 392,1 0-40,-2 0-24,0 0-56,0 2-48,0 0 16,4 0-240,-2 0 184,-2 0-24,1 4-15,-3 0-17,0-1-32,0 1 0,6-4-96,-4 4 72,-1 6-40,-1-7-24,2 1-8,0 0-8,-2 9 40,6-13-32,-5 4 24,1 10-8,-2-11 16,2 11-16,0-10-8,1 11 0,-1-6-16,4-9 8,-2 12-8,0-3 16,0 3-40,0-3 24,2 5-8,0-14 16,0 15-16,0-1 16,0 1-32,0-2 0,4 2 8,-2-1-16,-2-14 40,2 15-56,2-2-8,-3 1 0,3 3-32,0-4 0,0 1-9,-4-14 105,10 13-72,-7-9-8,1 9-64,6-9-32,-6 6-88,7-7 0,-11-3 264,4 2-304,10 0-120,-11 2-112,9-4-144,0 0-104,-3 0-80,-9 0 864,12 0-929,-3-2-95,1 0-48,3-2 88,-1 1 167,-3-11 281,-9 14 536,12-4-312,-8-9 120,11 9-720,-11-13-1272,-4 17 2184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53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6 3768,'0'0'0,"0"0"0,0 0 1097,0 0-929,0 2-88,0-2 0,0 0 8,-2 0 40,2 0-128,0 0 144,0 0 8,0 0 16,0 0-24,0 0 0,0 0 32,0 0-1104,0 0 2016,0 0-912,0 0 8,2-2-8,-2 0 16,0 2-16,0 0-176,0 0 184,4 0-16,-4-2-8,0 2 0,0-2 24,0 2 0,0 0-184,0 0 200,0 0-32,2 0-24,-2 0 8,0 0-40,0 0 33,0 0-145,0 0 128,0 0-8,0 4 8,0-4 8,0 2 0,0-2-16,0 0-120,0 2 120,0-2-40,0 3-16,0-1 48,2 0-40,-2 2 40,0-4-112,0 2 96,0 2-40,0 0 16,0 0 0,0 7 8,0-9 0,0-2-80,0 4 40,0 0 16,0 7-8,0-7 0,0 0-24,4 7 0,-4-11-24,0 2 24,0 2-16,2 7 32,-2-9-8,0 10 8,0-10-16,0-2-24,0 9 24,0-3 8,0 4-24,0-6 32,1 9-32,-1-9 0,0-4-8,0 11 0,0-7 32,0 8 0,4-9-8,-4 9-16,2-8-24,-2-4 16,0 11 0,2-9 0,2 10 0,0-9 0,-2 9-8,0-8 16,-2-4-8,2 9 8,2-5 0,-4 6 16,2-6-24,0-1 8,2 9 0,-4-12-8,1 2-8,-1 2 64,0 7-48,2-11 16,-2 4-16,4 0-24,-4-4 16,0 2 0,2 2 0,-2-3 24,0 1-32,0 2 0,0-4-16,0 0 24,2 0-32,-2 2 16,0-2-48,0 0-40,0 0-88,0 0-88,0 0 280,0 0-376,0 0-184,0 0-248,0-2-353,4 2-143,-4-2 192,0 2 1112,0-2-4225,0 2 4225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36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78 3232,'0'0'0,"-5"0"200,4 0-168,-4 0-40,3 1-8,1 0 0,1-1 16,-1 2-48,0 0 16,1-1-16,-1 1 24,1-1 16,0 1-8,0-2 16,0 1-40,0-1 8,1 1 8,0-1 16,1 0 24,2 0-16,-4 0 0,1 0 8,4 0-16,-4-1-8,3 1 24,-3-1 16,-1 1-24,7-2 8,-3 1-8,-2 0 24,3 0-8,-3-1 48,2 1 0,-2 0-40,-2 1-24,6-1 32,-5 0-24,5 0 24,-5 1 24,5-1-16,-4 1 8,-2 0-48,6 0 24,-4 0 8,4 0 8,-1 0 0,0 0-8,0 0-24,-5 0-8,5 0 24,1 1-24,0-1 24,0 1-24,0 0-8,0-1 0,-6 0 8,7 1-40,0 0 64,0-1-16,0 0-16,0 1 0,1-1-32,-8 0 40,8 0-32,0 0 48,-1 0 0,0-1-16,1-1-16,-1 0-32,-7 2 48,7-1-48,1-1 40,-1 1-8,-1-2 0,0 2-8,0-1-24,-6 2 48,6-2-16,-1 0 0,0 1 0,-1-1-24,-2 1-8,3 0-24,-5 1 72,1-1-48,1 0 32,0 0-24,-1 0 40,0 0 8,0 0-8,-1 1 0,0-1 56,0-1 32,0 1-48,0-1 16,0 0 8,-1 0-32,1 2-32,-2-1 96,1-2 32,-2 2-16,-1-1-16,3 0 0,-2 1-40,3 1-56,-5-3 64,3 2 16,-2-1-32,2 0-8,-3 0 0,3 0-24,2 2-16,-5-2 32,4 1 32,-4-1-40,4 0 0,-4 1 0,2 0-48,3 1 24,-4-1 8,-1 0-8,4 0 8,-5 0-8,1 0-8,1 0 0,4 1 8,-2-1 0,-4 0 8,4 0 0,-3 1 8,4-1-8,-4 1 0,5 0-8,-2-1 0,-3 1 0,4 0 0,-4 0-8,4 0-8,-1 0 8,2 0 8,-3 1-16,2 0 0,-1 0 8,1 0-16,-1 0 0,1 1-16,1-2 40,-1 1-48,1 1-16,0-1-8,0 1-16,0 2 8,0-4-16,0 0 96,1 2-88,0-1 0,0 4 0,1-5 0,2 1 0,-3 1-8,-1-2 96,5 1-88,-4 0 8,6 0 8,-3 0 16,1 0 8,-1-1 0,-4 0 48,5 1-40,0-1 8,1 1 8,-1-1-8,0 0 8,-5 0 24,6 0-32,-2 0 8,1 0 0,0 0 8,0 0 0,0 0 0,-5 0 16,4 1-16,1-1 0,-1 1 0,0-1 0,-2 1 16,3 1-8,-5-2 8,2 1 0,2 0 0,-3 1-8,1-1 8,2 0 0,-4 1 8,0-2-8,2 2 0,0-1 8,-1 1-8,0 2 0,-1-3 8,0 3-8,0-4 0,0 2 0,0 3 8,-1 0-8,0-1 8,-2 0-8,1 0 0,2-4 0,-4 5 0,2 0 8,-3 0-8,4 1 8,-5-1 0,2 0 8,4-5-16,-4 6 0,-1 0 16,1 0-8,0-1-8,0 1 8,-1 0 8,5-6-16,-5 6 16,0 0-8,-1 0-8,1 0 0,-1 0-24,0 0 16,6-6 8,-5 5-16,0 0-8,0 0 0,1-1 8,2-3 8,-3 5 0,5-6 8,-1 1 8,-4 3-16,4-3-8,0 0-16,0 1-32,0-1 16,1-1 48,0 1-64,-1-1-2032,1 0 2096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52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 3016,'0'0'0,"0"0"1424,0 0-1248,0 3-111,0-3-17,0 0-16,0 0-32,3 3 48,-3-3 32,0 0 8,0 0 24,0 0-8,0 0 16,0 0-120,0 2 104,0-2 0,0 3-16,0-3-16,0 2 0,0-2-16,0 0-56,0 0 64,0 0-16,0 0 8,0 0-16,0 0-16,0 0 16,0 0-312,0 0 584,0 0-264,0-1-32,0-1 8,0-1-16,0 0 0,0 3-8,0-4 16,0 2-24,0-2 0,0 0-48,0 1-24,3-1-136,-3 4 216,0-2-352,0-2-16,2 0-3273,-2 4 3641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50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0 140 848,'0'0'0,"0"0"1512,0 0-1512,0 0 1160,0 0-392,0 0-424,0-2-183,0 2-41,0 0-48,0-2-8,0 2-64,0 0 32,0-2-24,0 0 0,0 2 8,0-2 16,0 2 0,0 0-32,0-2 32,0 2-24,0 0 24,0-2 0,0 0 0,0 2-32,0 0 48,0-1-8,0-1 16,0 2 16,0-2 32,4 0-24,-4 2-80,0 0 64,0-4-8,0 4-8,0-4 0,0 2 24,0 0-16,2-2-24,-2 4-32,0-4 56,2 2-16,-2-2 40,3 1-8,-1 1-32,-2-2-8,0 4-32,2-2 0,2-2 40,-2 0 0,0 2-24,-2 0 0,4-2-40,-4 4 24,3-2 8,-1-2 8,0 2 0,2-3 16,0 1-24,0 0-16,-4 4 8,3-4-8,1 0 0,-2 0 32,2 0-24,0 2-8,-1-2-8,-3 4 16,4-2-24,0-1 24,0-1-8,0 4-16,-1-4-8,1 4-32,-4 0 64,6-2-120,-2 0-80,-2 0-64,-1 2-16,3 0-280,-2-2-2937,-2 2 3497,0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45.8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498 2 3544,'0'0'0,"0"0"248,0 0-248,0 0 272,0 0 120,0-2 121,0 2 71,0 0 48,0 0 0,0 0-632,0 0 632,0 0-48,-2 0-24,2 0-40,-1 0-23,-1 0-1,2 0-496,0 0 528,-2 4-24,0-4 8,2 2-40,-4 0-40,0 2-56,4-4-376,-4 1 400,0 3-64,1 0-16,-1 8-23,0-10-49,-2 9-16,6-11-232,-4 4 208,1 11-24,-9-3-48,10-2 8,-4 3-48,-3 2-24,9-15-72,-6 14 88,-4 3-56,5 2-8,-9 1 16,10-1-40,-9 2 24,13-21-24,-11 23 24,7-2 0,-12 2-16,7 0-8,-3 0 0,7 0-32,5-23 32,-12 22 24,6-1-24,-5 0 16,7 0 32,-8-2-96,9 0 48,3-19 0,-4 18-8,-2 1 0,2 0 24,0 0-16,1 1 16,-1-3-8,4-17-8,0 17 0,-2-1-8,-2-1-16,4-1 0,0 1 40,0-2 16,0-13-32,0 14-16,0-3 16,0 1-56,0-2 40,0 1 16,2 3-16,-2-14 16,4 11 24,-2-1-48,0 1 8,1-7 0,-1 13-16,0-13 8,-2-4 24,0 12 0,0-8 0,0 5 0,0-5 32,0-2-16,0 2 8,0-4-24,0 2 8,0 2-16,0-3 8,0 1 0,0-2 64,0 4-96,0-4 32,-2 0 0,0 0 8,2 0-16,-3 0 64,1 0-80,0 0 24,2 0 0,-4 0-32,0-2 32,0 0 56,0-1-40,-1-1-24,1-2 0,4 6 8,-6-12-24,2 9-8,0-9 72,-1 8-16,-1-11-48,-4 5 16,10 10 8,-4-11-32,1 1 16,-1-1 32,0-3-48,-2 3-24,-5-1-24,11 12 80,-4-12-80,-6-1 8,6 0 72,-9-3-16,7 1-24,-7-1 8,13 16 32,-4-17-72,-7 0 40,7-1 32,-6 1-8,6 0 8,-1 0-48,5 17 48,-12-16-16,10 1-16,-4 1 72,3-1-32,-3 3-40,2-1 0,4 13 32,-4-12-88,0 1 56,0-1 0,3 7-32,-3-7 0,2 8-56,2 4 120,0-4-80,-2 1-8,0-1-48,0 2-88,2 0-49,0 2-55,0 0 328,0 0-328,4 2 24,-2 2 48,2 9-8,-1-3 48,1 1 0,-4-11 216,12 16-176,-8-1 16,5 2 8,-5 2 32,0-1 8,7 1 24,-11-19 88,2 19-72,10 0 16,-10 3 8,9 1 16,-7-2 8,9 0 8,-13-21 16,12 21-32,-8-2-16,11 3 32,-5-1 8,-6 0 8,9-2 48,-13-19-48,4 19 16,9-1-40,-9-1 24,11-6 0,-11 3-24,10-3 64,-14-11-40,3 10-8,9-6 8,-6 9 8,5-11-8,-7 10 0,8-12 0,-12 0 0,1 4-8,11-1 24,-8 1-16,5-2 24,-5 2 16,0-4 0,-4 0-40,10 0 56,-8-2-32,3-2 16,-1 0 0,6-5-24,-8 3 24,-2 6-40,3-11 24,9 5 8,-10-6-16,2 6 0,9-7 0,-9 9 0,-4 4-16,11-13 8,-7 1-16,10 1 16,-10 5-24,13-8 8,-8 9-8,-9 5 16,12-12-16,-1 8 16,1-1-16,1 1-8,1 0 0,-3-2-16,-11 6 40,12-2-56,-1 0-64,-1 0-168,1 0-416,-7 0-609,10 1-487,-14 1 1800,11-2-1648,-1 0 79,1-2-1527,-11 4 3096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45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35 293 2480,'0'0'0,"0"0"0,-2-3 1344,-2-1-1000,0-8 96,0 8 81,0 1 39,0-1-8,4 4-552,-3-4 536,1 2-88,2-2-56,-2 4-48,0-2-8,2 0 32,0 2-368,0 0 352,-2-2-16,2 2-79,0 0-113,-2 0-40,2 0-64,0 0-40,0 2 48,0 2-56,0-2 0,0 0-16,0 2-72,0 0 16,0-4 80,0 3-176,0 3-113,0-2-199,4 0-328,-4-2-320,2 2-136,-2-4 1272,2 2-1017,2 1-2511,-4-3 3528</inkml:trace>
  <inkml:trace contextRef="#ctx0" brushRef="#br0" timeOffset="1">169 169 3464,'0'0'0,"0"-2"320,0 2 56,0 0-376,0-4 480,0 2 9,0 0 15,0 2-8,0-2-48,0 2-8,0 0-440,0 0 464,0 0-16,0 0 24,0 2-48,0 2-88,0 0-15,0-4-321,0 4 280,0 0-24,0 7 16,0-9-64,2 11-40,-2-9-48,0-4-120,2 16 96,2-5-16,-2 2-72,0-1 8,2-1 32,-2 3-40,-2-14-8,2 15 56,1 1 32,-1-3-32,2 2-8,-2-1-32,0-3-56,-2-11 40,4 12 0,0-1 16,-2 1-8,1-8-16,1 9 8,0-9-40,-4-4 40,4 4 0,0 0 40,0-1-72,0 1-40,-1 0-64,1-4-120,-4 0 256,12 0-320,-12 0-152,2 0-257,2-4-463,-1 0-376,1 1 120,-4 3 1448,4-10-1089,0 6-2087,-4 4 3176</inkml:trace>
  <inkml:trace contextRef="#ctx0" brushRef="#br0" timeOffset="2">410 201 3320,'0'0'0,"0"0"304,0-2 160,-2-1 153,2-1 111,0 4-728,-2-2 752,-2 0-24,2-2-72,0 0-72,-2 2-56,0 0-48,4 2-480,-3-1 417,-1 1-33,0-2-56,0 0-24,2 2-32,-2-2-48,4 2-224,-4 0 192,1 0-32,-1 0-56,0 0 0,0 0-40,2 2-32,2-2-32,-2 4 24,-2-3-24,2 3-8,1 0 0,-1 0 0,0 7 0,2-11 8,-2 2 0,0 12-16,0-12 8,2 9 0,-2-7 8,0 9-8,2-13 8,0 4-8,0 8 8,0-8-16,0 9 16,0-9 16,0 11-32,0-15 16,0 10 16,0 1-16,0-7-16,2 8 16,-2-10-8,2 1 0,-2-3 8,4 4 8,-2-2-8,0 0 0,1-2-8,-1 0 16,2 0 0,-4 0-8,4 0 80,0-4-40,0-1 0,0-7-40,-1 8-40,9-11 48,-12 15-8,2-12 16,2-1 0,7 1-40,-7-1 8,10 0-16,-12-1 32,-2 14 0,11-13 8,-9-1-16,2 3 8,2-3-16,-4 1 8,1-2 24,-3 15-16,4-12 8,0-1 0,0-1-24,-2 1-16,2-1 16,-2 3-32,-2 11 48,2-12-8,1 7 8,-3-11 0,0 12 16,0-5-8,0 5 16,0 4-24,0-4 24,0-2-24,-1 3 16,-1-1-40,2 2 0,-2 0 24,2 2 0,-2-2 16,-2 2-72,4 0-32,-4 4-24,4 0-24,-2 5 88,2-9 48,-2 4-56,2 8 0,-2-9 0,0 15-16,2-7 48,-2 1-16,2-12 40,0 11 16,0 3-24,0-3-8,0 3 24,0-3-16,0 1 32,0-12-24,0 9 0,2 3-8,2-3-40,-2-5 16,0 10 32,2-11-8,-4-3 8,4 12-40,0-10 16,1 2-24,-1-1 56,0-1-16,6 2 0,-10-4 8,0 2-40,4-2-32,7 0 0,-9 0-48,8 0-40,-7-2-96,-3 2 256,4-2-376,8-2-129,-10 1-127,9-1-152,-9-2-288,10 0-136,-12 6 1208,4-4-1121,-1 1 305,7-1-2056,-10 4 2872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44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 3336,'0'0'0,"0"0"0,0 0 160,0-2-112,0 0 0,0 1 0,4-1 24,-4 0 40,0 2-112,0-2 176,2 0 56,-2 0 56,2 0 81,-2 0 31,0 0 64,0 2-464,0-2 464,0 1-16,0 1-8,0-2-56,0 0 0,3 0 0,-3 2-384,0 0 368,0-2 32,0 0-23,0 2-1,0 0-16,0 0-24,0 0-336,0 0 312,0 0-64,0 4-48,2-2-64,0 2-16,-2-1-40,4 1-8,-4-4-72,4 12 8,-2-9-16,0 1 8,1 8 0,1-9 32,-2 7-8,-2-10-24,2 2 24,2 9 0,0-9-16,-2 2 24,0 0-8,1 5 8,-3-9-32,2 2 24,0 2 0,2 0-8,-4 0 8,2-1-8,-2-1 16,0-2-32,2 2 8,2 2-8,-4-4-24,1 0-8,-1 0 32,0 0-80,0 0-72,2 0-96,-2 0-192,0-4-208,4 0-288,-4 4 936,0-11-1273,0 7-207,0-7 96,0-1 383,2 3 377,-2-3-592,0 12 1216,0-11-2104,0 11 2104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43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 3888,'0'0'0,"0"0"168,0 0 32,0 0-200,0 0 304,0-2 105,0 2 79,0 0 8,0 0-32,0 0 0,0 0-464,0 0 440,0 0 8,-2 0-8,2 0-32,0 0-32,0 0-72,0 0-304,-2 2 289,1-2-49,1 4-8,-2 0-24,0-1-8,2 7-24,0-10-176,-2 4 152,0 5-8,2-5-40,-2 8-24,2-9-24,-2 9 0,2-12-56,0 11 48,0-7-8,0 10 8,0-11-32,0 11 0,0-10-48,0-4 32,0 11 16,4-7-32,-4 9 0,2-9 16,0 11-16,-2-1 24,0-14-8,4 9 24,-4 1 0,1-4-32,1 9 16,2-11-32,-2 9 16,-2-13 8,0 2 40,4 2-48,-2 0 0,2-1-8,0-1-32,-3-2 40,-1 0 8,4 4-8,0-4-8,8 0-16,-10-2 0,1 0-16,9-2 48,-12 4 0,4-3 0,7-7-32,-7 6 0,12-7-64,-13 7 24,11-7 8,-14 11 64,4-6-80,9-10-56,-1 13-120,-3-13-144,3 11-240,-1-7-313,-11 12 953,12-4-1232,-1-9-104,-7 9 280,10-7-481,-3 5-1159,-11 6 2696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42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37 3744,'0'0'0,"0"0"288,-2-2 40,0 2 97,2 0 63,0 0-488,-2 0 480,2 0-24,-2-2-16,2 2-24,0-2-24,0 2-48,0 0-344,0 0 320,0 0-48,0 0-8,0 0-8,0 0-32,4 2-48,-4-2-176,0 2 153,2 2-25,0-1-24,1 7-16,-1-6 8,0 8-40,-2-12-56,4 3 88,-2 13-16,2-7 32,0 1-56,-2 4-8,1-3 0,-3-11-40,2 12-8,2 1 56,0-1 24,0-1-48,0 1 8,-1-2-8,-3-10-24,4 9-24,0-5 48,-2 10-24,2-12 0,-2 1 8,0 1 8,1 0 32,-3-4-48,2 4 64,2-4 40,-2 0 32,-2 0 56,2 0 24,-2-2 0,0 2-216,4-2 232,-2-2-56,0-7-32,1 7-16,1-12-56,0 3-8,-4 13-64,2-14 48,2 1-16,0-1-8,-2 1-16,1-2 16,1-1-16,-4 16-8,4-13 0,0 1 0,0-2-8,0 3 8,-1 5-24,9-7 16,-12 13 8,0-4-16,4-8 16,-1 8-8,1 0-8,0 1 0,0-1-32,-4 4 48,4-4-40,0 2-8,-1 0-16,1 2 8,-2 0-16,2 0 0,-4 0 72,4 0-72,0 4 8,-1-2 8,1 0-16,0 2 16,6-1 0,-10-3 56,2 10-56,3-8 8,-1 10 0,6-10 16,-8 9 16,1-9-8,-3-2 24,6 10-24,-2-6 16,0 7-24,0-9 24,-1 8 0,1-6 0,-4-4 8,4 11 24,-2-9 0,2 10-8,-4-8 24,2 5-40,-2-9 0,2 4 16,1 0 16,-3 6-40,2-10 24,-2 3 0,2 9 0,-2-12-16,4 0 16,-2 4-8,2-2 24,-2 0-32,0 2-24,1-4 24,-3 0 0,0 0-24,2 0 0,0 0-32,2 0-56,-2 0-120,0-2-240,-2 2 472,4-2-800,-2-2-473,1 0-343,-1 0 136,0 0 383,2-2-2303,-4 6 3400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42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6 722 3816,'0'0'0,"0"0"0,-2 0 160,2 4 48,-2-2 56,2-2 57,-2 1 55,2-1 0,0 0-376,0 4 400,0-4-40,0 2 8,0-2-56,0 2-48,0 2-48,0-4-216,0 0 168,0 2-8,0 0 8,4-2-24,-4 4 0,0-2-8,0-2-136,2 3 112,-2 1 8,0 0-8,0-2 0,0 0-24,0 2-16,0-4-72,2 4 48,-2-2-8,0 1 8,4-1 0,-4 0-16,0 2 8,0-4 8,0 0-48,1 0 48,-1 0 65,4 0-9,-4 0 8,2-2 16,-2-2-64,0 4-64,2-4 88,2 1 0,-4-9-24,2 8-16,0-7-8,-2 5-8,0 6-32,4-15 24,-2 5 40,-2-1-56,3-3 8,-1 3-8,-2-1-32,0 12 24,2-11 0,2-1 0,-4 1 8,2-3-8,-2-1 0,2 1-16,-2 14 16,4-15-16,0 0-8,1-1 0,-1 3 16,6-1-8,-8 1-16,-2 13 32,4-14-40,1 1-80,5 0-72,-8 9-120,2-10-177,-1 10-263,-3 4 752,4-5-1112,0-5-168,0 8 192,0 0-2601,-4 2 3689</inkml:trace>
  <inkml:trace contextRef="#ctx0" brushRef="#br0" timeOffset="1">215 655 3152,'0'0'0,"0"0"456,0 0-328,0 0 88,0 0-216,0-2 296,0-2 64,0 0 41,2-2-33,2 1 0,-2-5-8,-2 10-360,1-4 360,3-6 0,-2 5-24,2-9-24,0 5-32,0-3 8,-4 12-288,4-11 280,-1-1-24,1 1-48,8-1-8,-12 6-16,4-7-48,-4 13-136,3-6 185,1-7-81,0 7-32,-2-6 0,2 9-56,-2-9 56,-2 12-72,0-2 64,0-2-24,0 0 8,0 3-32,0-3 0,0 2 0,0 2-16,0 0 48,0-2-48,-2 2-16,2 0 0,-4 0-64,0 2 56,4-2 24,-4 6-8,1-3-40,-3 7 16,2-6-40,-2 9 16,0-3 32,6-10 24,-9 11-32,5 3 8,0-3-16,-2 5 16,-3-3 24,3 4 32,6-17-32,-4 18 24,0-3-16,-1 0-16,1 1-16,0-1 16,0-1 24,4-14-16,0 13 0,-2 0 0,0 1-32,2-3 40,0 1-8,0-3-8,0-9 8,0 4 16,2 8-40,0-8 0,4-2 48,-2 1-16,0-3 0,-4 0-8,11 0-8,-9 0-24,2 0-24,9-3-16,-11-1 32,2-6-49,-4 10 89,13-6-80,-9-7-64,10 3-96,-10-1-32,9 1-240,-9-1-272,-4 11 784,11-12-1040,-7 3-72,12-3 255,-7 3 297,-5 3-2320,-4 6 2880</inkml:trace>
  <inkml:trace contextRef="#ctx0" brushRef="#br0" timeOffset="2">451 447 3496,'0'0'0,"-2"-2"216,0 2 24,-2-3 80,4 3-320,-4 0 409,1-4 79,1 2-8,-2 2-16,2-2-32,0 2-64,2 0-368,-4 0 360,2 0-16,-4 0-88,3 0-32,1 0-64,0 2-56,2-2-104,-4 4 88,0-1-24,0 7-48,2-6 0,-1 5 8,1-5-32,2-4 8,-2 12 24,-2-1-48,2-7 0,0 12 8,0-7 0,0 5 24,2-14-8,0 11 0,-2 3 24,0-1-32,2-1 0,0 1 8,0-2-24,0-11 24,0 12-16,0-2 8,0 1-16,2-7 0,0 9-8,2-11-16,-4-2 48,2 12-32,0-10-8,2 2 8,0-3 0,-1-1 0,7 0 24,-10 0 8,0 0-8,4-1 16,0-3 0,7 0 0,-9-10 8,2 3-8,-4 11-8,4-10 0,9-3 0,-11-1-8,2-1-8,6-2 0,-7 0 8,-3 17 8,4-18-16,6-1 32,-6 0-16,-1 2 24,1-1 0,0 3-16,-4 15-8,4-15 24,0 1-8,0 3 0,-2-1-16,1 6-8,-1-5 0,-2 11 8,2-4-16,2 0 0,-2 0 8,-2 1-16,4 1 8,-4 0-8,0 2 24,0 0-24,0 0 0,0 4 0,0-3-8,0 1 16,0 10-8,0-12 24,0 2-24,0 9 0,0-7-16,0 10 16,0-11-16,0 11 8,0-14 32,0 11-8,0-7-24,0 12 0,0-5 32,0-7-16,0 11-24,0-15 40,0 4-16,0 8-16,0-9-8,2 11 8,0-10-16,-2 7-8,0-11 56,4 4-88,-3 0 16,1 6-40,2-10-8,-2 0-24,2 0-64,-4 0 208,2 0-288,0 0-96,2 0-136,-2-4-32,-1-2-9,3 0 89,-4 6 472,2-11-312,0 7 88,4-8 120,-2 8 48,0-9 24,-3 2 8,-1 11 24,2-12-8,2 0-24,0-1-72,-2 2-56,2-1-128,-2-1-216,-2 13 504,2-12-1136,2-1 176,-4 13 960</inkml:trace>
  <inkml:trace contextRef="#ctx0" brushRef="#br0" timeOffset="3">641 223 2272,'0'0'0,"0"-2"872,0-2-608,0 4-264,0-4 88,0 0 24,0 4 32,0-2 48,0 2 72,0 0 40,0 0-304,0 0 337,0 2 7,0 4-16,0 4 8,0-8-32,-2 9-24,2-11-280,0 4 240,0 9-72,0-9-8,0 12-40,0-5-16,0 1 16,0-12-120,0 11 72,0 1 8,0 1-16,0-1 32,0 1 40,0-1-32,0-12-104,2 13 96,-2 0-8,2 1-24,-2-1-8,0 1 0,4 1-40,-4-15-16,0 12 16,2 1-56,1-3-48,1 1 32,0-9 16,0 8 8,-4-10 32,2 3 0,0-1-16,3 2-24,-1-2 24,0 2-8,-2-4-88,-2 0 112,4 0-144,0 0-104,-2-4-176,2 0-208,-1-7-176,-1 7-80,-2 4 888,4-13-729,-2 1 257,0-1 168,2-1-2232,-4 14 2536</inkml:trace>
  <inkml:trace contextRef="#ctx0" brushRef="#br0" timeOffset="4">603 328 3080,'0'0'0,"0"0"280,0 2-192,0 2 8,0-4 32,0 0-128,3 2 152,-1 0 56,-2-2 0,2 4 16,2-4-7,0 0 23,-4 0-240,4 0 264,5 0 40,-5 0 56,0 0 16,7 0-24,-7 0-40,-4 0-312,10-2 272,-6 0-32,9 2 0,-9-4-16,9 0-32,-9-2-40,-4 6-152,14-3 112,-10-1-56,9 0-32,-9 2-24,7-2-24,-7 0-32,6 0-56,-10 4 112,2-3-232,9-9-272,-7 8-512,6 0-216,-7 1 175,7-3-2303,-10 6 3360,0 0 0</inkml:trace>
  <inkml:trace contextRef="#ctx0" brushRef="#br0" timeOffset="5">839 324 1544,'0'0'0,"0"0"1336,0 0-1144,0 0-104,0 0-88,0-1 112,0-1 56,0-2 72,3 0 48,-3 0 40,2 0-8,-2 4-320,4-11 337,-2 7-49,0-2-48,2-5-24,0 7-56,-1-8 8,-3 12-168,4-4 200,8-9-40,-12 9 0,4-9 0,-1 9-40,1-10 0,-4 14-120,4-11 128,0 7-56,0-11-24,0 11-16,0-10-16,-1 11 40,-3 3-56,0-4 112,2-6-24,-2 8 16,0-2 0,0 2-24,0 1 80,0 1-160,0-2 144,-2 2-32,2 0-16,-2 0-48,1 3-24,-3-1 40,4-2-64,-2 4 72,-2 6-32,0-6-8,0 9-16,-2-9-32,1 9 48,5-13-32,-4 4 64,-2 12-40,2-5 8,0 1-24,1-3 0,-1 5 16,4-14-24,-4 11 16,0 1-8,2 1-40,0-1 8,0 3 24,2-2 16,0-13-16,0 14 8,0-3-32,0 3-24,2-1 8,2 1 32,-2-1-8,-2-13 16,2 12-16,2-3-24,0-5-32,7 8 0,-11-10 24,4 1-80,-4-3 128,11 2-152,-9-2-88,12 0-80,-10 0-48,7-2-216,-7-1-248,-4 3 832,13-10-1016,-9 6 167,12-9 225,-13 1-728,11 1-384,-14 11 1736</inkml:trace>
  <inkml:trace contextRef="#ctx0" brushRef="#br0" timeOffset="6">1055 109 2776,'0'0'0,"0"-13"488,0 0-168,0-5 168,0 5 169,-2 1 63,2 12-720,-2-11 776,-1 7-80,1-9-104,0 11-80,0-2-88,0 2-64,2 2-360,-2-2 336,-2 0 9,2 2-49,0 0-16,-1 0-24,-1 4-96,4-4-160,-2 2 160,-2 2-72,0 7-24,0-7-8,0 6-24,1-7-16,3-3-16,-4 14 24,2-10 16,-2 9-24,2-1 16,0-3-32,2-5-24,0-4 24,0 14-8,0-11 16,0 9-16,0-8 0,0 9 0,0-9-8,0-4 16,0 11 0,2-7-24,-2 6 40,2-6-40,2 0 24,0-1-8,-4-3 8,4 4-16,-1-2 32,7 2-40,-6-4 24,5 0-16,-5 0 0,-4 0 16,4 0-8,6 0 0,-7 0-24,9 0 8,-10 0 8,9 0-16,-11 0 32,4 0-16,8 0 16,-8 0-24,7 0 0,-7 0 0,9 0-24,-13 0 48,4 0-8,8 0-8,-8 0-8,7 0 16,-7 0 0,7 0 0,-11 0 8,4 2 0,0 0 8,6 2-8,-10 0 8,4-1 0,-1 1 24,-3-4-32,4 4 64,0 0 24,-4 6 72,0-7 72,0 7 104,0-6 96,0-4-432,-2 11 504,-2-7 40,0 10 16,-1-3 17,1-1-49,-2 1-32,6-11-496,-11 10 456,9-6-56,-4 11-48,-4-11-80,7 7-72,-3-5-48,6-6-152,-10 12 96,4-8-8,3 9-56,-9-9 8,8 7 16,-7-9-48,11-2-8,-4 4 24,0 0-24,-6 0-56,5-2-96,1 0-192,-8 1-336,12-3 680,-2 0-1176,-3 2-529,-5-2-559,6 2-529,-9 2 425,9-2-2201,4-2 4569,0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39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56 3448,'0'0'0,"0"-2"264,2 0-208,-2 2-56,2-4 56,-2 2 0,4-2 24,-4 2 56,2 0 48,-2-2 32,0 4-216,0-1 265,0-1 7,0 0 24,0 0 24,0 0 32,0 2 24,0 0-376,0-4 392,0 2 8,0 0-8,0 0-16,0 0 16,0 2 8,0 0-400,0-3 416,-2 3 17,2-2-33,0 0-16,0 0-32,0 2-32,0 0-320,-2-2 328,2 0-32,-2 2-40,2 0 16,0 0-40,0 0 40,0 0-272,-2 0 288,0 0-48,0 4-40,0-4-56,0 2-48,-2 2 24,4-4-120,-1 3 104,-3 1-32,0 8-24,0-8-24,0 9-7,0-9 63,4-4-80,-4 15 24,1-3 8,-3 1-32,2 2-56,2-1 72,-2 1-16,4-15 0,-4 15 32,0 1-16,1 1-16,-1 0-8,2 0-16,0 1 80,2-18-56,-2 17 0,0-2-16,2 2-8,0 1-56,4-3 48,-2-2 16,-2-13 16,2 12 0,2-1 0,-3-7-17,3 11 9,0-11 49,0 8-41,-4-12 0,4 4 24,0-1-32,5-1-97,-7 0 25,10 2 8,-8-4 24,-4 0 48,11 0-104,-7-4-72,10 0-80,-3-7-40,-7 7 16,10-9-64,-14 13 344,3-12-472,13-1-192,-6 1-184,1-5-217,1 0-191,-3-2-96,-9 19 1352,10-18-1248,-6 1 351,11 0 313,-11 2-2416,-4 15 3000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38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108 755 3800,'0'0'0,"0"-2"168,0 0 64,0-1 56,0-1 65,0 4-353,0-6 408,0 2 32,0 0 40,0 0 0,0-1-40,-2-1-32,2 6-408,-2-6 368,-2 2-40,2-7-32,0 9 8,-2-2-56,0 0 8,4 4-256,-3-4 233,1 1-49,-2-1-24,0 0-40,0 4-24,0-4 32,4 4-128,-5-2 112,1 0-16,0 2-48,-2 0 0,2 0-32,0 0 40,4 0-56,-3 2 32,-1 2-24,0 0-8,0 5-40,0-5 40,0 0 0,4-4 0,-4 12 16,3-9-40,-3 11 8,2-10-24,0 9 8,2-9 40,0-4-8,-2 15-24,0-11 8,2 12 0,0-5-40,0-7 56,0 11-16,0-15 16,0 4-8,4 12-24,-2-13-24,2 13 32,-1-10 8,1 5 24,-4-11-8,2 4 8,2 7-64,6-9-8,-6 2 0,-3-2 32,3 0 32,-4-2 0,4 0-48,8 0 24,-10 0-16,1 0 8,9 0 72,-12-4-32,0 4-8,4-6 0,5-5 16,-7 7-40,4-7 32,-2 7 48,0-10-48,-4 14-8,4-4 8,-2-9 16,1 1-80,-1 3 112,-2-3-24,4 3 48,-4 9-80,0-12 72,2 8-64,2-9 16,-4 7-24,0-5 48,0 7-32,0 4-16,0-12 16,0 8-16,-2 0 16,0-1 40,0 1 8,-2 0-40,4 4-24,-3-4 8,-1 0-32,0 1 48,-2 1 0,-5 0-24,7 0-8,4 2 8,-4-2-56,0 2 40,-8 0-8,11 0-16,-5 0-48,0 2-152,6-2 240,-4 2-480,0 2-329,-1-1-215,1 1-240,0 0 120,0 8 279,4-12 865,-2 1-2920,2-1 2920</inkml:trace>
  <inkml:trace contextRef="#ctx0" brushRef="#br0" timeOffset="1">290 613 3208,'0'0'0,"0"-4"336,0-5-160,-2 3 104,2 6-280,0-12 392,-1 8 105,1-1 15,-2-5-8,2 6-24,-2 0-40,2 4-440,-2-5 400,2 1-16,-4 0-64,2 2-40,0 0-80,-2 0-96,4 2-104,-2-2 88,0 2-32,-3 0-16,1 0 0,0 4-8,0-2-16,4-2-16,-2 4 0,-2 7 24,2-7-24,-1 10-8,-1-10 16,2 13-24,2-17 16,-4 9 0,2 1 0,0 4-16,2-1 16,-2 0 0,2 1-16,0-14 16,0 11-8,0 1 0,0 1 0,0-3 16,2 3 8,-2-3-40,0-10 24,4 12-8,-2-3 8,2-5-16,0 11 16,-3-13-8,1 8-8,-2-10 16,4 4-8,-2-2 8,2 2 8,0-2-8,0-1 0,0-1-8,-4 0 8,3 0-8,1 0 24,0 0 16,0 0 16,-2-3 16,2-3 0,-4 6-64,2-12 56,1 8 0,1-7 0,-2 5 0,2-5 0,-2-3 16,-2 14-72,2-9 96,2-3-39,-2 0 7,0-1-8,1 0-40,-1-3 48,-2 16-64,0-15 32,4-1 16,-4 1-16,2 0-24,-2-1 24,0 1-8,0 15-24,2-15 48,-2-1-16,0 3-16,0-1 0,0-1-24,0 1 40,0 14-32,0-11 0,0-3 0,0 1-16,0 0-24,0 3 0,-2-3 24,2 13 16,-2-10-40,2 4 8,-2-7-16,0 9-32,0-8 0,2 10-8,0 2 88,-3-3-72,3-1-65,-2 0-39,0 0-40,2 2-56,0 0-32,0 2 304,0 0-408,0 0-32,0 0-8,0 4 32,0 8 152,0-9 56,0-3 208,-2 14-152,2-5 64,0 3-16,0 0 48,0 1 32,2-1 8,-2-12 16,4 13 0,-4 0-8,2 1-24,1-1 8,1 1 24,-2-1 24,-2-13-24,0 14-8,2 1 16,2 0-32,-2-1 8,0 1 40,-2-1 0,0-14-24,4 13-8,-2 1 24,-1-1-8,3 1-32,-2-3 24,2-1 0,-4-10 0,4 4-8,-2 9 8,2-9 8,0 7-16,-1-9 16,1 2-16,-4-4 8,4 4-32,0 0 0,7 0-120,-9-2-184,2-2-161,0 0 9,-4 0 488,12 0-760,-9 0-1888,-3 0 2648</inkml:trace>
  <inkml:trace contextRef="#ctx0" brushRef="#br0" timeOffset="2">496 484 3416,'0'0'0,"0"0"0,-4 0 344,0 0-160,1 0 24,1 0 8,-2 0 48,2 0 25,2 0-289,-2 2 280,-2-2 24,2 4-24,0-2-40,2 0-16,-2 2-16,2-4-208,-2 4 168,2-1 0,-1 1-40,1 2-16,0 4-32,0-8-8,0-2-72,0 11 64,0-7-16,0 8 16,0-9-24,1 13-16,3-12-8,-4-4-16,4 13 8,-2-9 0,2 7-16,0-7 8,0 10 0,-1-12 0,1 7 8,-4-9-8,12 4 8,-10-2 0,2 2-8,7 0 24,-9-4 8,2 0 24,-4 0-56,4 0 80,0 0 8,-1 0 24,9-4-8,-12 0 0,4-6-8,-4 10-96,9-3 96,-5-11-16,-2 10 8,0-9-16,2 9-8,0-11 8,-4 15-72,4-10 48,-2-2 8,0 3 0,1-3 0,-1 3 8,-2-3-8,0 12-56,0-11 48,4 1 0,-4-2 0,0 1-24,0-1 0,0 3-8,0 9-16,0-12 8,0 7-8,0-7 0,0 8-16,0-7 0,-2 9-24,2 2 40,-2-4-88,0-2-24,-1 2-112,-1 0-168,2 1-312,0 3-256,2 0 960,-4-2-1136,0 0 143,0 2 297,2 0-2320,2 0 3016</inkml:trace>
  <inkml:trace contextRef="#ctx0" brushRef="#br0" timeOffset="3">721 340 3280,'0'0'0,"0"0"0,0 0 200,0-4 40,0-1 96,-2 1 40,2 0 41,-2 2 15,2 2-432,-2-2 416,-2 2-32,3 0-72,-1 0-72,-2 0-72,2 0-32,2 0-136,-4 4 128,2 0-40,-2 0 0,0-1-24,2 7 0,-1-6 32,3-4-96,0 4 40,-2 5-16,0-5 0,0 8-32,-2-8 64,4 11-16,0-15-40,-4 10 32,4 3-16,-2-1-24,0 1-16,2 2 32,-2-1 24,2-14-32,-2 11 0,2 3-8,0-3-24,0 3 32,0-3 8,0 3-8,0-14 0,0 11-8,2 1-32,0-8 24,2 9-8,-2-11 24,0 2-32,-2-4 32,4 4-24,-2 0-16,2-3-16,-1-1-16,1 0-8,0 0-24,-4 0 104,4-1-192,8-3-56,-11-2-96,11-6-160,-8 9-128,5-9-97,-9 12 729,4-6-616,8-7 168,-8 7-280,7-7-1544,-11 13 2272</inkml:trace>
  <inkml:trace contextRef="#ctx0" brushRef="#br0" timeOffset="4">863 440 3448,'0'0'0,"0"0"0,-2 0 264,1 0 56,-3 0 48,4 0 73,-4 0 87,4 0 32,0 0-560,-2-2 552,0 0-40,2-2-72,-2 1-72,2-1-40,0 0-56,0 4-272,0-4 240,0-2-48,0-3 24,0 5 0,2-10-7,2 11 23,-4 3-232,4-14 200,0 3-8,-1-1 40,7-1-16,-6-1 0,0-1-32,-4 15-184,9-16 128,-7 3-32,2-1 0,0 3-8,-2-1 0,2 7-16,-4 5-72,4-16 40,-3 12 16,-1-7-24,0 7-16,0 0 0,0 0 0,0 4-16,0-2 24,0 1 8,0-1-32,0 2-24,0 0 0,-1 0-16,1 0 40,0 3-48,-4 1-8,2 0 8,-2 8 8,0-7 24,0 11-24,4-16 40,-4 9-48,1 5 8,-1-1 8,0 1 8,0 3 0,-2-2 8,6-15 16,-4 18-40,1-3 24,1 0 0,0 1 0,0 1 8,0-1-8,2-16 16,0 19-24,-2-2 8,2 0 0,0-3-8,0 1 8,0-3 0,0-12 16,0 9 0,0-3-16,2 8 0,2-11 0,-4 9 0,2-8 0,-2-4 16,2 4-16,1 5 0,1-9-32,-2 4-24,2-4-48,0 0-56,-4 0 176,4 0-240,0-2-88,7-2-72,-9-1-81,2-5-87,0 6-96,-4 4 664,11-13-848,-7 9-168,0-12-16,7 7 167,-9-5 281,2 3 272,-4 11 312,12-10-584,-10-1-1560,-2 11 2144</inkml:trace>
  <inkml:trace contextRef="#ctx0" brushRef="#br0" timeOffset="5">1033 283 1680,'0'0'0,"0"0"0,0 0 1240,0 0-1144,0-2 8,0 2 40,0 0 8,0 0 40,0 0 56,0 0-248,0 0 296,2 0-8,-2 2 9,3 1-57,-1-1-32,-2 8-16,0-10-192,2 4 144,2 0 8,-2 7-40,0-7 24,2 7 48,-4-7 8,0-4-192,0 12 216,2-8 8,-2 9-8,0-11 48,2 12 32,-2-13-24,0-1-272,0 12 280,0-8-40,0 5-24,3-7 56,-3 2 24,0 0-7,0-4-289,0 4 264,0-2-16,0 2 0,0-2 40,0-2 16,0 0 56,0 0-360,0 0 320,0 0-8,0 0-8,2-2-64,-2-2-24,0 0-24,0 4-192,0-12 128,0 3-72,4 3 80,-4-9-120,2 3 24,-2-1-8,0 13-32,2-12-32,2-3 32,-2-1 40,2 1-16,-2-2 80,1 1-24,-3 16-80,4-13 32,-2-2 56,2 1-56,0 1-24,0-3-8,0 3-32,-4 13 32,9-12-56,-5-1 40,0-1-24,7 3-40,-9-3-64,2 1-104,-4 13 248,14-12-328,-10 1-160,7-1-192,-7 1-224,9 1-209,-11-1-215,-2 11 1328,14-6-1552,-12-6 152,9 9 335,-7-9-2143,-4 12 3208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33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43 1472,'0'0'0,"0"0"168,0 0-160,0 0-8,0-1-8,0 0 0,0 0-8,0 0 0,0 0 8,0 1 8,0 0-16,0-2 16,0 1 0,1 0 8,-1 0 0,1 0-16,-1 1 8,1-1-16,-1 0 16,1 0 8,0 0 0,-1 0 8,1 1-16,-1 0 0,1-1 8,-1 1 0,1 0-8,-1 0 8,0 0 0,0 0 0,0 0-8,0 1 32,0 0-16,0 1 0,0 3-8,-1-4-8,1 5 16,0-6-16,0 2 24,-1 4-8,0-1 0,1 0 0,-2 1 0,1-1-8,1-5-8,0 7 16,-1 0-16,1 0 0,0 0-8,0 0-16,0-1 24,0-6 0,0 8-16,0-1 0,1 0 16,0 1-8,-1-1 32,1 0-16,-1-7-8,1 6 0,0-1 0,1 1-8,-1-2 0,0 0-16,0-2 40,-1-2-16,1 5 0,0-3-8,0 3 8,0-3-40,0 2 8,-1-3 0,0-1 32,1 5-56,-1-4-832,0 3 176,0-4 712</inkml:trace>
  <inkml:trace contextRef="#ctx0" brushRef="#br0" timeOffset="1">36 29 3592,'0'0'0,"-2"-1"920,0 0-567,-2-1-417,4 2 64,-1-1-217,1 1 9,-1-1-16,0 1 40,1-1 16,-1 1-24,1 0 192,0-1-184,0 1 8,0-1 8,0 0-16,1 0 24,0 0-32,-1 1 192,2-2-208,2 0 32,-3 1 24,3-1 32,-3 1 56,4-1 0,-5 2 64,1-2-40,3 2 32,-3-1-8,4 0-8,-4 0 8,4 1-32,-5 0 48,2-1-96,2 1-152,-3 0-120,3 0-40,-3 0-72,-1 0 480</inkml:trace>
  <inkml:trace contextRef="#ctx0" brushRef="#br0" timeOffset="2">87 12 912,'0'0'0,"0"1"560,0 1-384,1 2-136,-1-4-40,0 1 16,1 0 0,0 1-8,-1 0 0,2-1 0,-2 0 8,0-1-16,1 1 8,-1 1 8,0-1 0,0 0-8,0 0 32,0 0-8,0-1-32,0 1 40,-1 0 8,1 0 16,-1-1 0,0 1 8,0 0-8,1-1-64,-1 2 56,-1-1 8,1 0-8,0 0 16,-1 0 0,0 1 0,2-2-72,-1 2 72,-1-1-8,1 1 0,-1-1 8,0 1 16,-2 0 16,4-2-104,-2 1 136,0 3 16,-2-4 16,2 2-8,1 2-16,-1-3-8,2-1-136,-5 1 128,4 1-8,0 0-16,-1 2 0,0-4-32,-3 1-8,5-1-64,-1 2 48,0 0-16,-1-1-7,-3 1-1,4-1-16,0 1 8,1-2-16,-3 2 16,1-1 0,1 0 8,-1 0 0,0 0 32,0 0 8,2-1-64,-2 2 88,0-1 32,1-1 24,-1 1 8,0-1 24,1 0 0,1 0-176,-1 0 152,0 0-24,0 0-48,0 0-24,0 0-32,1 0-32,0 0 8,-1-1-48,1 1-16,0-1-16,0-1-8,0 2 0,0-1-24,0 1 112,0 0-176,0-1 8,0 0-16,1 1-16,-1-1-8,2 1-169,-2 0 377,0-1-624,1 1-128,-1 0 96,1 0 184,-1 0-1288,0 0 1760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36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27 264 3368,'0'0'0,"0"0"344,0-2-280,0 0-8,0 2-56,0 0 56,0-2 88,0 2 64,0 0 24,0-2 65,-2 2-9,2 0-288,0 0 280,0 0 16,0 0-48,-2 0 8,2 0-24,-2 4-32,2-4-200,-2 2 192,2 0-24,0 2 32,-2 0-32,2 7-8,-2-9-24,2-2-136,0 4 80,0 8 24,0-8 8,-2 5 0,2-5-40,0 8-16,0-10-40,0-2-16,0 4 0,0 7 40,0-7-8,0 0 0,0 0-8,0 0-8,0-4-16,0 3 32,0 1 24,0-2 0,0 0 0,0-2 8,0 0 0,0 0-64,0 0 128,0 0 32,0 0 24,-2 0 24,2 0 1,0 0-1,0 0-208,0-4 184,0 0-16,-1 1-8,-1-9-16,2 8 0,-2-2-8,2 6-136,-2-11 120,2 7 8,-2-10 8,2 5-16,-2 3 8,2-8-8,0 14-120,0-9 104,0-3-16,0 1 16,0-1-16,0 1-16,0-1-16,0 12-56,0-14 40,0 1-8,0-1 8,4 1-8,-2-1-8,0 1-8,-2 13-16,3-14 16,1-1-8,-2 3-8,2 1 0,-2 1 0,2-1-8,-4 11 8,3-10-16,1-2 8,0 9-24,0-9 16,0 8-16,0 0-32,-4 4 64,3-4-56,-1 1-48,0 1-32,2 0-72,0 0-112,0 2-160,-4 0 480,2-2-736,1 0-345,1 2-303,0 0-32,5 0 296,-5 0-9,-4 0 1129,4 0-2976,-4 0 2976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35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19 213 3184,'0'0'0,"0"-2"704,0 0-616,-2-2 40,0 0 0,-2 0 40,4 4-168,-1-3 152,-1-1-15,0 0 39,0 0-48,2 0-32,-2 0 8,2 4-104,-2-5 56,2 1 16,0-2 16,0-6-24,0 9-32,4-7-24,-4 10-8,4-4-24,-1-9 32,1 3 0,6 4 8,-6-9-24,7 9-16,-11 6 24,4-15-8,5 9 16,-5-8 0,10 9-8,-10-7-16,7 8-8,-11 4 24,4-11-8,11 9 0,-5-2 32,1 0-56,1 2 8,-1 2-24,-11 0 48,11 0-72,1 0 48,-3 2 16,-5 2 0,10 0-16,-10 9 16,-4-13 8,13 4-32,-11 8 40,9-9-16,-9 9 8,2-8 0,0 11 0,-4-15 0,4 4 16,-1 11 40,-1-11-32,0 12 16,-2-7 16,4 5-32,-4-14-24,0 11 80,0 1 24,0 1 16,-2-3 24,0 2 24,-2-1 8,4-11-176,-3 12 184,1-1 8,-2 1 24,0-1 24,0-1 8,0 0 8,4-10-256,-5 11 240,-7-1-48,10 1-24,-3-7-48,-7 10-16,8-10 0,4-4-104,-9 13 96,5-9 8,-8 0-24,7 7-8,-7-11-16,8 4 0,4-4-56,-11 2 56,7-2-16,-5 0 8,5 0-32,0 0-16,0 0-8,4 0 8,-4 0-48,1-2-16,-1 0-120,0 0-176,2-2-312,2 1-320,0 3 992,-2-4-1096,0-2 176,2 0-1441,0 2 225,0 4 2136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35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15 1968,'0'0'0,"-4"-2"1848,4 2-1848,-2-1 192,-2-3 40,3 2 72,-1 0 41,0 2 15,0-2-40,2 2-320,-2 0 304,2 0-48,-2 0-16,0 0 0,2 0-24,0-2 16,0 2-232,0 0 232,0 0-24,0 0-8,0 0-16,0 0-16,0 0 0,0 0-1328,0 0 2480,0 0-1152,0 0 8,0 0 8,0 0-8,0 0-16,0 0-2344,0 0 4537,4 0-2185,-2 4-8,-2-4 8,4 4 0,-2-2-40,-2-2-128,3 3 136,1 7-16,8-4-16,-10 5-24,9-1-16,-9 2-8,-2-12-56,12 11 64,-9 5-8,9-3-16,-8 2 8,7 3-32,-7-3 8,-4-15-24,12 18 0,-8 1 24,5 2-16,-5-2 32,6 0-8,-7 1-16,-3-20-16,10 17 48,-6 2-40,7 1 16,-9-1-32,2 0-16,6-2 0,-10-17 24,0 16-8,4-1-16,-1-3 0,3 1-32,-2-1-40,0-8 32,-4-4 64,4 13-160,0-9-24,-1 8-72,-1-9-168,0-1-129,2 0-199,-4-2 752,0 4-1008,0-4-112,0 0 32,0 0 239,0 0 265,0-2-2432,0 2 3016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33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10 2752,'0'0'0,"0"0"344,0-2-200,0 2-144,0-2 168,0 0 48,-2 0 16,2 0 32,-2 2 16,2 0 1,0 0-281,0 0 288,-2 0-8,0 0-16,2 0-24,0 0-16,-2 0-40,2 0-184,0 4 168,-2-2-16,2 0-24,0 2-16,0-1-8,-2 1-40,2-4-64,-2 10 96,2-6-24,0 0 0,0 5 0,-2-5-32,2 6 24,0-10-64,-1 1 64,1 13 0,0-10 0,0 9-8,0-1 8,-2-3 8,2-9-72,0 12 64,0 3-8,0 1-8,0-1-8,0 2 0,0 1 8,0-18-48,0 19 56,0 2-32,0 0 0,0 2-24,0 0-8,0 2 24,0-25-16,0 27 24,2 0-24,-2 0-8,3 0-8,-3-2-16,0 2 64,0-27-32,2 27 40,-2 1-24,2 1 0,-2 0-40,4-2-8,-4 0 56,0-27-24,0 29 8,2-4 0,-2 0 8,2-2-24,2-2 24,-2 0-32,-2-21 16,0 21 16,2 0-16,1 0-16,-3 1 40,2-3-32,-2 0 48,0-19-40,2 17 8,-2-1-32,4-1 8,-2 2-24,2-3 16,-4 1 0,0-15 24,2 16 0,-2-5-8,2 3 0,-2-1 24,3 0-32,-3 1 8,0-14 8,2 11-24,-2-1-24,2-6 8,-2 11-8,0-11-16,4 6 16,-4-10 48,0 4-56,2-3-32,-2 3 48,0-2-16,0 2 16,0-2-16,0-2 56,0 0-32,0 0 0,0 0 40,-2 0 24,2 0-48,0 0 0,0 0 16,-2-2-40,0 2-8,2-4 56,-2 0 16,0 2-40,2-1 24,0 3-8,-1-2-16,-1-2 32,0 0 16,0-2-8,0 2-16,-2-1-24,4 5 16,-4-10-16,2 4 24,-2-5 16,1 7-16,-1-10 8,-2 9-16,6 5 0,-4-14 16,-2 10 16,1-9 16,-1 7-40,2-9 16,-2 11-16,6 4-8,-9-15-16,3 3 64,2 0-32,-7 1 24,7-1-32,0 1-32,4 11 24,-11-10 8,7-1-8,-2-3 24,2 3-16,-2-3-16,1-1-8,5 15 16,-4-13-16,-2-1 64,0-1-24,2 3-16,-1-1-8,1 1-48,4 12 48,-4-9-16,0-3 0,0 8 40,2-7-16,-1 7-24,3 0 16,0 4 0,-4-4-40,4 2 24,-2 0 0,0 0-16,2 2 0,0 0-32,0 0 64,0 0-80,0 2-16,0 2 16,4 8-8,0-8-24,-1 9 0,-3-13 112,4 11-152,0 3 8,0 1-48,0-1-24,5 1-8,-5 2-32,-4-17 256,4 18-208,8 1 24,-11-2 16,3-1 48,8 1 32,-10 0 8,-2-17 80,4 16-88,7 1 0,-9-2 15,2 1 9,5-3 16,-5 2 24,-4-15 24,4 14-24,0-1 16,5 1-8,-5-1 8,0 1-8,0-3 8,-4-11 8,11 12-16,-9-3 0,10 3 8,-8-2-8,7-7 16,-7 13-24,-4-16 24,10 4 0,-7 9-16,7-11 8,-8 9 0,2-9 0,0 0 8,-4-2 0,5 4 0,-1-2 0,-2-2 16,0 0-8,2 0 8,-4 0 0,0 0-16,2 0 24,0 0-8,-2-2 8,4-2-8,-4 0 0,1 1-8,-1 3-8,2-4 16,-2-6 16,4 6-8,-4-9 8,0 9-8,2-11 0,-2 15-24,0-10 24,2-3-8,2-3 16,-4 5-7,2-5 23,2 3 8,-4 13-56,2-14 72,-1 3 8,3 1-16,-2-1-8,0 7-32,-2 4-24,4-15 8,0 11-16,0-8-40,-1 8-176,1-7-281,0 9-2799,-4 2 3304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22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46 687 1616,'0'0'0,"-2"0"1224,2-2-1144,0 2-80,-4-2 24,3-2 16,-1 4-16,0 0-8,2 0 0,0 2-8,0-2-8,0 2 8,0 9 8,4-9-8,-3 10 8,3-1-8,0 1-8,-4-12 0,10 13 16,-8 1-24,9 1 16,-9 3-16,10-1 0,-8-2 8,-4-15 0,13 18 0,-9-1-8,7 2 0,-7-3-8,6-1 8,-6 0-8,-4-15 16,11 10-8,-9-6 0,10 7-8,-8-7 0,5-2 0,-5 0 0,-4-2 16,4 0-32,0 0 8,0 0-16,0-4-360,-1 0-1680,-3 4 2080</inkml:trace>
  <inkml:trace contextRef="#ctx0" brushRef="#br0" timeOffset="1">2 602 1544,'0'0'0,"-2"-2"1056,2-4-832,0-5-176,0 11-48,0-4 40,2-8-16,2 7-16,-2-7-8,2 8-8,7-9 40,-11 13-32,2-4 0,2-9 0,7 7 0,-7-8-24,6 10 16,-6-9 40,-4 13-32,11-4 32,-7-7-16,10 7 0,-11-2-32,9 2 0,-8 0 24,-4 4-8,11-4 0,-9 1 0,10 3-16,-8-2 8,5 0-8,-5 2 32,-4 0-16,10 0 0,-8 0-16,9 0 16,-9 0-24,2 0 40,0 4-8,-4-4-8,12 2 0,-11 1 0,3 1-8,8 0-8,-12 8 16,4-10 0,-4-2 0,4 3 0,-1 7-24,1-6 0,0 7 16,-2-7 0,-2 12 32,0-16-24,4 3 8,-4 13-8,0-7 16,0 3 8,0-2 16,0 1 16,0-11-56,-4 4 48,2 11 0,-2-3 8,0-2 0,1 1 8,-1 1-8,4-12-56,-4 11 48,-2 1-24,2 1 0,-2-1 0,3-1 8,-3 1 0,6-12-32,-4 9 16,-8-3 0,10 8-8,-1-10 16,-3 7-16,0-7 16,6-4-24,-4 4 24,-2 0 8,3-1 8,-1 1-24,0-2-16,4-2-8,0 0 8,-4 0-8,2 0-8,0 0 0,2-2 0,-2 2-16,2-4-16,0 4 48,0-3-48,0-1 0,0-2 8,2 2-8,2-2-24,0 1-8,-4 5 80,10-4-96,-9-2 8,11 2 24,-10-2-16,2-3-16,9 5-2224,-13 4 2320,0 0 0</inkml:trace>
  <inkml:trace contextRef="#ctx0" brushRef="#br0" timeOffset="2">487 464 2440,'0'0'0,"0"-2"216,0-2-176,0 0 16,0-8 0,-2 12 16,2 0-72,-2-3 136,-2-1 32,2 4 56,-1-4 40,-1 2 24,0 0 24,4 2-312,-6-2 312,0 2 9,2 0-9,-7-2 8,9 2-16,-2 0-16,4 0-288,-11 0 248,7 0-56,0 0-64,-2 0-56,2 2-32,-1 2-24,5-4-16,-4 2 8,-2 2-8,0 0 8,2 7-16,-2-9 8,3 2-8,3-4 8,-4 11 0,0-9-32,0 8-8,0-6 16,2 5-32,0-5 48,0 12-24,2-16 32,-1 4-24,1 11 8,0-4 0,0-1-16,0 0 16,0-5-16,0-5 32,0 14-16,1-10 0,-1 7-16,2-7 0,2 0-24,-2 0 8,-2-4 48,2 4-48,2 0-16,-2-2 24,2-2-16,0 0 8,-3 0 8,-1 0 40,4 0-24,0-2-8,0 0 16,0 0-16,0-2-16,7-2 8,-11 6 40,0-10-56,4 5-16,0-7-8,0 8 0,5-11 8,-9 15 72,4-12-72,0 1 16,0-3-8,6 3 16,-10-1 24,3 1 16,-3 11 8,4-6 8,0-6-8,0 9 24,-2-9-40,0 8 16,-2 0 8,0 4-8,4-3-16,-4-1 24,2 2-16,-2 0 8,0 0 0,0 2-8,0 0 8,0 0-24,0 0 16,0 4-8,0-2 8,0 2 0,0 7-8,0-11 16,0 2-16,0 11-8,0-11-16,0 10 8,0-8-8,4 7 16,-4-11 24,0 4-8,0 13-24,1-13 16,-1 10-8,2-10-16,2 11 0,-4-15 40,2 2-56,0 9-17,-2-9-31,4 0-48,-2 2-32,2 0-32,-4-4 216,2 2-224,3 0-72,-1-2 16,0 0 40,0 0 24,0 0-2024,-4 0 2240</inkml:trace>
  <inkml:trace contextRef="#ctx0" brushRef="#br0" timeOffset="3">599 131 2728,'0'0'0,"-2"0"56,0 0-16,2 0-40,-4-4 24,0 2 0,2 0-8,-2 2-8,2 0 32,1 0-16,1 0-24,-4 0 8,4 4 8,-4-2 0,4 2 0,-2 0 0,0 9 8,2-13-24,0 4 8,0 9 0,0-3 8,0 2-8,0 1 0,0 0 8,0-13-16,0 16 8,0-1-16,0 3 8,2-1 8,-2 0 0,2-1-8,-2-16 0,4 17-16,-2-2 0,0 1 8,1-3 8,3 1-8,-2-1-8,-4-13 16,4 14-24,0-3 8,7 1-16,-9-1 0,2 1-8,8-8-16,-12-4 56,2 13-64,9-11 16,-9 9 0,8-9-24,-7 0-520,7 2-1224,-10-4 1816</inkml:trace>
  <inkml:trace contextRef="#ctx0" brushRef="#br0" timeOffset="4">483 348 2400,'0'0'0,"-4"2"288,2 2-264,-1 0 0,3-4-24,-4 4 24,2 0 0,0-3 0,0-1 8,2 0-8,0 0 8,0 0-32,0 0 40,2 0 0,2-1 0,-2-3 16,2 0 0,-1 0 0,-3 4-56,12-4 80,-10 0 8,9 0 8,-7-7 8,8 7 0,-8-2-8,-4 6-96,13-11 88,-9 7-16,11-10-16,-11 5-24,12 3-8,-5-7-8,-11 13-16,10-12 8,-1 2 0,3 5 0,-2-9 0,-7 8-8,13-9-8,-16 15 8,4-10 8,11-1-8,-11 1 0,8 4 0,-9-7-16,11 9 8,-14 4 8,2-13-16,2 9 8,7-10-8,-11 9-8,4-9 0,0 10-8,-4 4 32,4-11-24,-2 7-8,0-6 16,-2 6-8,0-1 0,0 1 16,0 4 8,0-6 8,0 2 0,-2 0 8,0 0 0,0 1-8,0 1 8,2 2-16,-4-2 32,2 2-8,-2-2-24,0 0 16,2 2-24,1-4 16,1 4-8,-4 0 8,2-4 0,0 2-8,0 0 0,0-1-16,2 1 16,0 2 0,-2-4 8,0 4-16,0-2 24,2 0-16,0 0-8,0 2 32,0 0-24,0 0-16,0 2-16,0 2 8,0 0 8,0-4 16,2 11 0,2-9 0,0 12-16,-2-3 16,2 1-16,-1-1 0,-3-11 16,10 12 8,-10-1-8,6 1 8,-2 1 8,7-1-8,-9 1 16,-2-13-24,12 16 48,-10-3 16,7 1 32,-5 1 16,0-3 8,6 1 24,-10-13-144,3 13 136,1-1-55,0 0-25,0 1-32,0-3 32,0-7 0,-4-3-56,2 16 96,2-12-40,-3 5-24,1-7 24,2 2 0,-2 2 48,-2-6-104,0 2 104,0 0-24,0-2-32,0 0 32,2 0 48,-2 0 64,0 0-192,0 0 176,0-2-40,0-2-40,0-2-32,0-5 8,0 7-8,0 4-64,0-14 40,0 5-32,0-5-16,4 3 24,-4-3 40,0 3-24,0 11-32,2-14 0,2 3-16,-2-1-24,-2 1 24,2 5 16,1-8 0,-3 14 0,2-3-8,0-7-16,2 8 24,-2-2-56,0 2 72,2 0-32,-4 2 16,2 0-40,2 0 40,-3 0-16,1 0 48,2 2 0,-2 2-8,-2-4-24,2 14 0,2-13 0,0 13 16,0-10 8,0 7-24,-1-7 8,-3-4-8,4 16-8,0-13 16,6 11 24,-6-10-32,-1 11-8,1-11-16,-4-4 24,10 10-24,-6-7 8,0 1-8,5 0-32,-5-2-16,-2 2-56,-2-4 128,4 2-224,0-2-160,0 0-288,-1 0-201,1 0 89,0-2-2016,-4 2 2800,0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20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0 426 1272,'0'0'0,"0"0"1176,0 0-520,0 0-656,4-2 368,-2-2-248,-2 0-80,2 0 0,-2 0 8,4-2-40,-4 6-8,0-9 8,1 5-8,-1 0-8,2-7 24,2 9 8,-2-2-24,-2 4 0,2-4 16,-2 0 0,4-2 0,-2 2 8,2 4-8,-4-3-32,0 3 16,2 0 0,-1-2-8,3 0 32,-2 2 8,-2-2-16,2 0-16,-2 2 0,0 0 0,4-2 16,-4 2-8,2 0-8,-2 0-40,0 0 40,2-2-16,-2 2 16,4-2 32,-4 0-16,0 2-24,0 0 0,0 0 8,0 0-32,2 0 32,-2 0-8,0 0-8,0 0 16,0 2-8,0 0 24,-2 2-8,-2-2-16,0 0 0,2 2-32,2-4 40,-2 3-24,-2 1 40,0 10-32,1-12 8,-1 7 0,0-3-8,4-6 16,-2 10 8,-2-6 0,2 9 8,0-9-16,2 9 0,-3-9-16,3-4 16,0 12-8,-2-8 16,0 9-8,2-9 0,0 9 0,0-9 0,0-4 0,0 16 0,0-12 16,0 7-24,0-7 0,0 7 16,0-9-16,0-2 8,4 4 0,-4 6 24,1-6-24,1 0 8,2-2-16,-2 1-16,-2-3 24,2 4 0,2-2 0,-2-2-8,2 2 0,-1-2 0,1 0 0,-4 0 8,4 0 0,6 0 0,-6 0-8,-1-4 8,1 0-8,0 1-24,-4 3 32,12-4-32,-11-2 0,3 4-16,0 0-16,0-2-2624,-4 4 2688</inkml:trace>
  <inkml:trace contextRef="#ctx0" brushRef="#br0" timeOffset="1">184 472 376,'0'0'0,"0"11"888,0-11-888,0 4 976,4 15-456,-2-9-176,2 2-184,-1-9-104,-1 9-24,-2-12-32,2 4 24,2 0-16,-2 7 0,0-9-8,2 0-16,-4-2 16,0 0 32,0 0-16,0 0 0,2 0 0,-2 0-16,0 0 8,0-2-16,0 2 8,0-4 48,0-5-40,4 3-8,-4-6 16,0 3-48,0 9 32,0-12 24,1 1-8,1-3-8,-2-1-8,4 1-24,-2 3 16,0-3 24,-2 14-16,4-13 16,-4-1-16,2 1 0,0-1-24,2 3 8,-3-3 16,-1 14 0,4-4 8,-2-9 8,0 9-24,2-7 8,-4 7-8,2-2 16,-2 6-8,2-6-8,2-3 0,-2 7 8,-1-2 0,3 0 16,-4 0 24,0 4-40,2-2-8,2 2 0,-2-2-8,0 2-16,2 0 40,-2 0-16,-2 0 8,0 2 8,2 2-16,1 0 8,-1 0 24,0 5 16,-2-5-32,0-4-8,4 10-8,-4-8-8,2 9-16,2-9 40,-2 10 0,-2-8-8,0-4 0,2 13 0,1-9 8,-1 7 0,0-7 0,2 10 16,-2-10-40,-2-4 16,4 11-16,-2-9 8,0 10-16,2-8 32,-3 5 0,1-5-16,-2-4 8,4 10-8,0-10-8,0 3-8,0 1 32,0-2-32,-1-2-40,-3 0 64,10 0-2616,-10 0 2616</inkml:trace>
  <inkml:trace contextRef="#ctx0" brushRef="#br0" timeOffset="2">514 206 1384,'0'0'0,"0"-6"992,0-7-544,0 13-448,0-12 232,0 6-144,0-5-56,0 7-8,-2-2 0,0 2-8,2 4-16,-2-3 16,-2-3 8,2 6 0,0-2 0,-2 0 0,3 2 0,1 0-24,-4 0 16,0 0 0,0 0 0,0 4-8,2-2 0,-2 2 0,4-4-8,-3 3 0,-1 9 16,0-8 0,2 5-16,-2-5 16,2 8-16,0-8 0,2-4 0,-2 15 16,1-3-16,1-1 8,-2 3 0,0-1 0,2 1 0,0-14-8,-2 13 0,2-1 16,0-1-16,0-1 16,0 1-16,0-7 0,0-4 0,0 14 8,0-10-8,2 11 8,2-11-16,-3 5 8,1-5-8,-2-4 8,4 4 0,-2-2-8,2 2 8,0-4 0,0 0 0,-2 0-8,-2 0 8,3-2 0,1-2 0,-2-2-8,4-5 0,-2 7 8,0-11 0,-4 15 0,3-10 0,1-4 0,0 1-16,0-6 16,5-1 0,-9 1-8,0 19 8,4-23 0,0 4 0,0-2 0,0 0 0,0 1 8,-4 20-8,3-21 0,-1 4 0,2-3 0,-4 5 0,2 2 0,-2-3 0,0 16 0,2-9 0,-2 3 0,0-6 0,0 8 0,0 1 0,0-1-8,0 4 8,0-2 8,0 0 0,0 0 0,0 0-8,-2 2 0,0 0 0,2 0 0,-2 0 0,0 0 0,0 0-8,1 4 8,-1-2-16,2 2 8,0-4 8,-2 3 16,0 9-16,2-8 0,0 6 0,0-7-24,0 11 24,0-14 0,0 4 16,0 11-8,0-11-16,0 11 16,4-3-24,-2-2 16,-2-10 0,3 3 16,-1 13-16,0-5 0,2-1-8,0-6 0,0 13 16,-4-17-8,2 4 8,1 9 0,1-9-8,0 6-16,8-8-8,-10 2 32,-2-4-8,3 5 0,9-1 0,-8 0-8,7-2-8,-5-2 0,7 0 8,-13 0 8,4 0-8,12 0-32,-13 0-8,15-2-56,-7-2-2448,-11 4 2552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18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100 160 3088,'0'0'0,"0"-4"528,-2-7-432,2 5-48,0-8-16,0 14-32,-2-4 8,0-7 16,2 7 24,-2-6 0,0 7-24,2-9 8,0 12-32,-2-4 16,0-2 16,0-3 56,-2 5-8,4-8 16,-3 8 0,3 4-96,0-3 88,-2-3 24,0 0 25,-2 2-25,4 0 0,-2-2 0,2 6-112,-2-3 80,2-1 32,-2 2 8,0 0-32,2 2 8,-2 0 8,2-2-24,0 2-80,-2 0 80,2 0 24,-1 0-56,-1 0-8,2 2-16,-2 2-32,2-4 8,-2 4 16,0-1 24,-2 1-8,2 8 0,0-10 0,-2 9-16,4-11-16,-3 2 32,-1 10-16,0-8 0,0 5 0,2-5-16,0 8 0,2-12 0,-6 4 8,5 11-8,-1-11 16,-2 11-16,4-5 0,-2 2-8,2-12 8,-2 9-16,2 3 8,0-8-8,0 11 0,0-11 8,0 9-8,0-13 16,0 4-32,0 10 0,4-10 0,-2 5-16,0-7 0,1 2-16,-3-4 64,2 12-72,2-12 0,0 4 8,8-3-8,-11 3 16,1-2-8,-2-2 64,12 0-40,-10 2-16,9-2-8,-7 4 16,8-2-8,-9 0 8,-3-2 48,12 0-56,-8 4 0,7-2 8,-7 2-8,8-3 8,-9 3 16,-3-4 32,12 4-32,-8 0 16,7 0 0,-9 0 0,10 0 8,-12-4 8,2 3-16,1 9 16,1-12 0,0 4 0,0 0 0,0 5-8,0-5 8,-4-4 0,3 4 8,1 6-8,-4-8 0,2 2 0,-2-1 16,0-3-16,0 4 8,0 6 8,0-10 24,0 4-24,0 0 16,0-1 0,0-3-32,-2 4 32,2 0-8,-4 2 8,1-2 0,1 0 0,0 0 0,2-4-32,-4 3 32,-2 1-8,2 0-8,0 6 16,1-6-8,-3-1 0,6-3-24,-6 4 32,2 6-8,-1-8-8,1 2 0,-2-2 8,0 2-24,6-4 0,-4 1 24,1 1-16,-1 2-8,0-4 0,2 2-16,-2-2 16,4 0 0,-4 0-16,4 2-8,-3-2-16,1 0-64,0 0-176,2 0-121,0 0 401,-2 0-392,0 0-2800,2 0 3192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17.4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0 155 872,'0'0'0,"0"0"0,4-4 1296,0-9-616,7 2-400,-9-1-136,8 1-96,-6 5-24,-4 6-24,3-15 24,1 6-16,6 5 0,-10-7 0,4 7-8,0-7 8,-4 11-8,3-4 8,1-2-8,0 2 0,0-1 0,0 1 0,0 0-8,-4 4 8,3-4-8,-1 0 8,-2 1 0,2 1 0,2 2 0,-4-2-16,0 2 16,2-2-16,-2 2-8,0 0-1112,0 0-784,0 0 1920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17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3512,'0'0'0,"0"0"240,0 0-184,0-2-24,0 2-32,0-2 40,0 2-8,0 0 0,0 0 0,0 0-8,0 0 0,0 0-24,0 0 24,0 0 8,0 0 8,0 0 8,4 0 16,-2 0 8,-2 0-72,0 0 96,2 0 0,2 0 8,-3 0 1,-1 0 31,2 0 16,-2 0-152,0 4 184,4-2 16,-2 0-8,-2 2-8,4-3-56,-2 3-24,-2-4-104,2 4 88,2 0-64,-2 7 8,0-7-24,1 10-8,1-3 24,-4-11-24,4 12 8,8 1 0,-10-1-8,1 1 0,11 3 0,-10-3 0,-4-13 0,11 15 0,-7 1-8,10 1 0,-10 0 0,11 1 0,-11 1-8,-4-19 16,15 17 0,-11 2-8,12 1-8,-13-3 8,11 2-8,-10-2 8,-4-17 8,13 18-8,-11-1 0,8 0-8,-6 0 16,-1 1-16,9-1 16,-12-17 0,2 15 0,2 3-16,0-5 24,7 2-16,-9-3-16,0 3 16,-2-15 8,4 12 0,0-1-24,7 1 0,-9-1-8,2-1-24,0 2-8,-4-12 64,4 3-80,0 11 8,-1-10-16,1 9 0,0-9-8,0 7 24,-4-11 72,2 2-48,2 2-16,-2 8 16,2-10-8,-2 2-8,1-1 32,-3-3 32,0 4-24,2-2-8,-2 2 0,0-2 0,0-2-8,2 2 40,-2-2 0,0 0-24,0 4 8,0-2 0,0-2-16,0 3 8,0-3 16,0 0 8,0 2-33,0-2-7,0 2 0,4-2-24,-4 4 24,0-4 24,0 0 16,0 0-32,0 0-8,0 0-8,0 0 0,0 0 40,0 0-24,0 0 240,0 0-400,0 0 184,0 0-24,-2 0 80,0 0-64,0 0 48,2 0-32,-2 0-16,-1 0-16,1 0 16,0-2-8,-2 0 40,0 2-24,4 0 8,-6-2 16,2-2-16,0 3 0,1-5 56,-1 2-24,-6 0 16,10 4-48,-4-4 8,-7 0-24,7 1 16,-8-1-8,8-2 56,-9 0-40,13 6-8,-6-6 0,-5 3 8,7-3-16,-10-6 56,9 9-24,-7-1-8,12 4-16,-12-6 24,3-6-56,3 10 24,-6-3 48,9 1-16,-9-2-24,12 6 0,-4-4 8,-7 0-32,7 1 24,0-1 16,0 0-8,2 0 0,2 4-8,-2-2-16,0 0 16,0 2 0,2-4 8,0 2 8,0 2-56,0 0 40,0 0-40,0 0 0,4 0-8,-2 0 40,0 0-24,2 0-16,-4 0 48,4 2-64,7-2-24,-9 4 40,2-4-40,8 0-24,-8 2 8,-4-2 104,11 2-112,-7-2 24,11 4 40,-11-4-248,10 2-2248,-14-2 2544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15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12 548 2608,'0'0'0,"-2"0"1128,2 0-960,0 0-136,-2 0-24,0 0 24,2 0-32,0 0 32,0 0-8,0 4-16,-2-2-8,2 2-8,-2 0 16,2-4-8,0 3 40,-2 9-16,2-10-8,0 2 8,0 9-16,0-9 16,0-4-24,0 11 48,0 1-24,0-8-32,0 11 0,0-5-8,0-10 16,4 11 16,-4-7 0,2 11-8,2-11-8,-2 11 0,1-11-8,-1 10 40,-2-14-32,4 4-8,0 7 8,0-7-8,-2 0-32,2 5 40,-1-9 0,-3 0 0,2 4-16,2-4 16,0 0 24,0 0 24,7 0 8,-11 0 0,0 0-56,2-2 48,2 0-16,0-2 32,6 1-40,-10-9 48,5 8-64,-5 4-8,10-11 16,-8 5 9,2-7-25,7 9 40,-11-10-24,4 9 0,-4 5-16,10-14-8,-10 8 0,4-7 24,-1 7 8,-1-7 8,0 9-24,-2 4-8,4-13 8,-2 3 8,-2 4-16,0-5 24,4 1-8,-4 6 0,0 4-16,0-13 8,0 9 16,0-2 24,-2-5-24,0 9-8,-2-2 0,4 4-16,-2-4-8,-2 0 40,1 1-8,-1-1 8,0 2-32,0 0-32,4 2 32,-4 0-24,0-2 24,2 2 24,-1 0-48,1 0 16,0 0-48,2 0 56,0 0-56,-4 2 8,4 2-16,-2-2 0,0 2-41,2-1-7,0-3 112,0 4-120,-2 0-32,2 0 48,0 7-8,0-9-240,0 2-2464,0-4 2816,0 0 0</inkml:trace>
  <inkml:trace contextRef="#ctx0" brushRef="#br0" timeOffset="1">173 506 3304,'0'0'0,"0"-4"496,0 0-448,0-5-8,-2 7 8,2 2-48,0-6 40,-2 2 8,0 4 0,0-2 0,2 0-8,-2 2-16,2 0-24,0 0 16,-2 0-8,2 0 0,0 0 0,0 2-16,0-2 8,0 2 8,0 2-8,0-2-8,0 2 0,0 0 8,4-1-8,-4-3 8,2 4 0,-2 0 0,4 0-8,-4 7 8,2-9 0,0 10-8,-2-6 8,0-6 0,4 11 0,-2-7 8,0 13-8,1-13-8,-1 11 0,0-11 8,-2-4 0,0 14-8,4-9 8,-2 5 8,2-6 0,-4 0 0,2 7 8,-2-11-16,0 2 16,2 2 0,-2 0 0,4-2 0,-4 1 8,1-3-8,-1 0-16,0 0 48,2 0 0,-2 0 24,4 0 0,-4-1-16,0 1-56,0-2 56,0-2-23,0-2-9,2-5-8,-2 7 8,0-8-8,0 12-16,2-4 8,-2-9-8,4 1 0,-4 7 0,2-11 8,-2 7-8,0 9 0,4-12-8,-4 3 8,2 3 0,-2-6 0,2 7-8,-2-5 0,0 10 8,0-4-16,0-7 16,0 7-8,0 0 0,0-2-8,0 3 0,0 3 16,0-6-16,0 2 8,0 0-1,0 0-7,0 2 0,0 0-16,0 2 32,0-1-16,0-1-8,3 2-8,-3 0 0,0 0 0,0 0 8,0 0 24,0 2-8,0-1-8,2 3 8,-2-2-8,0 2-8,0-4 24,0 4 24,2 0-32,-2 0 8,0-1 8,4 1-32,-4 0 32,0-4-8,0 6 0,2-2 0,-2-1-8,2-1-8,2 0 16,-4 2 16,0-4-16,2 2 24,2 0-24,-3-2-24,-1 0 56,0 0-32,2 0 16,-2 0 0,4 0 16,-4 0-32,2-4 16,-2 0 32,0 4-48,2-4 32,2 1-16,-4-1 16,2-2-40,0 2 8,2-7 40,-4 11-40,2-2 16,1-4-8,-1-4-8,0 7 0,-2-1 9,0 0 23,0 4-32,4-4 16,-4 0-40,2 2 16,0-1-33,-2 1 41,0 0 8,0 2-8,4 0 0,-4-2 0,0 0-8,2 2 8,-2 0 25,4 0-1,-4 0-24,0 0-8,1 0-8,-1 4-33,0-2 33,0 0 56,2 1-48,-2-3 8,0 4 0,0 6-40,4-6 16,-4 5 32,2-5-16,0 8 0,-2-12 8,4 3-24,-4 11-16,2-12 40,0 9 0,-2-7 40,4 8-48,-4-12 8,1 3 0,3 9-24,-2-8-8,-2 5 32,2-5-16,2 8 0,-4-12 16,2 2-32,0 1 16,2 9 0,-2-12-40,0 4-8,1-2-24,-3-2 88,2 3-96,2-1 8,0-2 32,-2 0-16,0 0-32,2 0-2696,-4 0 2800</inkml:trace>
  <inkml:trace contextRef="#ctx0" brushRef="#br0" timeOffset="2">384 251 1896,'0'0'0,"-2"-2"1424,2 2-1424,-1-4 352,-1-7-320,0 9 8,0-2-16,0 0 8,2 0 0,0 4-32,-2-2 24,2 1 0,-2-1 0,2 0 0,0 2 8,0-2-8,0 2-24,0 0 24,0 0 8,0 0-8,0 0 8,0 0 0,4 2 0,-4-2-32,0 4 32,0-1 0,2 1 0,0 0 0,2 9-8,-3-11-8,-1-2-16,2 12 16,2-8 0,-2 7 0,2-7 8,0 9-16,0-9 8,-4-4-16,2 16 24,1-5-8,1 1 0,0 1-8,0-1 16,0 3-8,-4-15-16,4 11 8,-2 3 16,1-3-24,-1 3 8,2-3 0,-2 3 0,-2-14-8,2 15 8,2-4 0,-2 3 0,2-5-16,-2-5 8,1 12 0,-3-16 0,2 3 0,2 11 0,-4-12 0,2 9 8,0-7 0,-2 0 0,0-4-8,4 13 8,-2-13 0,-2 4-8,4 0 16,-4 0 9,0-2-1,0-2-24,2 2 24,-2-2 8,0 0-8,0 0 8,0 0-8,0 0 0,0 0-24,0 0 16,0 0 0,0-2 0,0-2-8,0 0 16,0-2-24,0 6 0,0-9 0,0 5 16,0-2-8,0-3 0,0 3 0,0-4-8,0 10 0,0-4 0,-2-7 16,2 7-16,-2-7 16,0 7-8,2-8-32,0 12 24,0-5 0,0-7 0,0 8 0,0-9 24,0 9-32,0-8 16,0 12-8,0-3 8,0-7 0,0 4-16,0-5-8,0 7 0,2-9-8,-2 13 24,2-4 8,1-12 0,-1 7-16,-2-3 16,2 3-24,2 3 16,-4 6 0,4-12-8,-2 9-8,0-9 0,2 10-8,-2-2-16,1 1 8,-3 3 32,2-4-32,0 4 8,2-2 0,-2 2 0,2 0-8,-2 0 16,-2 0 16,4 0-25,-2 2 1,1 2-8,-3-1 8,4 1 0,-2 6 8,-2-10 16,2 4 16,2 7-24,-4-9-8,2 11 16,0-9-16,-2 12 8,0-16 8,4 3-24,-4 9 24,2-8-16,-2 7 24,0-7 24,0 8-32,0-12 0,0 3 8,0 11 8,-2-10 0,2 7 16,-2-7 16,0 6-24,2-10-24,-4 3 41,0 1-9,2 8 24,-2-10 0,2 9 8,-1-9-24,3-2-40,-6 4 48,2 7 0,0-7 0,0 0 32,0 6-32,1-6 0,3-4-48,-6 1 16,2 3 0,0 0 8,0 0 16,0-2-24,1 4 0,3-6-16,-4 2 8,-2-1 0,2 3 16,0-4-8,0 2 0,3-2-32,1 0 16,-2 0-32,-2 0-8,4 0-24,-2 0-64,2 0-32,0-2-48,0 2 208,0 0-257,0-4 9,0 1 16,4-1 40,0 0-8,-1 0-2608,-3 4 2808</inkml:trace>
  <inkml:trace contextRef="#ctx0" brushRef="#br0" timeOffset="3">613 374 2416,'0'0'0,"0"0"976,-2 0-864,0 0-56,2-2-16,0 2-40,0-2 40,0 2 0,0-2-8,0 0 8,0-2 0,0 2 8,0 2-48,0-4 64,0 1 8,2-9 24,2 8 0,-2-5 8,2 5-32,-4 4-72,4-12 80,-1 7-32,1-7 0,-2 8 0,2-9-32,0 7 8,-4 6-24,4-11 24,7 7-24,-9-8 8,0 8 0,2 1-8,-2-3 0,2 2 8,-4 4-8,0-4 0,2 4 0,-2-2 8,0 0-8,0 2 8,0 0 1,0 0-9,-2 4 0,0-2 0,0 0 0,-2 2 0,4-4 0,-4 6-9,0 3 1,1-7 0,-1 10 8,0-10-8,0 11 8,4-13 0,-6 4-8,2 11 16,1-3-16,-3-1 0,2 3 16,0-1-16,4-13 8,-4 11-8,0 3 8,2-3-8,-1-1 0,3 1 8,-2-7 0,2-4 0,-2 14 0,2-10 0,0 11 0,0-11 0,0 9-8,0-13 8,0 2-8,0 10 16,0-11-8,0 3 0,2 0 16,0-2-8,1-2 0,-3 0-8,2 4 32,2-4 1,-2 0 7,2 0 24,0 0-24,-4 0-40,4-2 48,0-2-16,7 0-8,-9-1-24,2-5 0,5 6-8,-9 4 8,4-11-16,6 7 0,-6-10-8,0 11-32,-1-9-8,7 8-65,-10 4 129,4-11-160,0 7-40,5-8-16,-7 9 24,2-9 24,8 8 48,-12 4 120,2-13-1568,1 9-240,-3 4 1808</inkml:trace>
  <inkml:trace contextRef="#ctx0" brushRef="#br0" timeOffset="4">757 257 2704,'0'0'0,"0"-2"656,-2 0-552,0 0-56,2 0-16,0 2-32,-2 0 40,1-2-8,1 2-16,-2 0 8,2 0 8,0 0 0,0 0-32,0 0 48,0 4-24,0 0 0,0 0 8,0 0-24,0-1 24,0-3-32,0 12 56,0-8-40,0 5 24,0-5-8,0 8 0,0-9 16,0-3-48,0 12 40,0-8 16,0 9-8,0-9 8,0 9 8,0-7-16,0-6-48,0 12 40,0-10-24,0 9 24,-2-9 16,0 2-8,2 0-8,0-4-40,0 4 49,-2-1-1,0 1 0,2 0 16,-2 0-8,0 0-16,2-4-40,0 2 40,-2-2 32,2 0 8,-2 0-8,2-2 8,0 0-16,0 2-64,0-4 32,0-2 40,0-5 16,-2 7 24,0-10 0,2 5-16,0 9-96,0-14 80,0 3-24,0-4 0,0 1-24,0 1-8,0-1-16,0 14-8,4-13-8,-4 0 32,2-1 0,0 1 8,2-3-32,-2 3-16,-2 13 16,4-12-32,0-1-16,-1 3 24,-1-1-32,0-1-16,2 1-56,-4 11 128,4-10-192,0 5-40,2-9-56,3 10-56,-7-1 15,2 1 9,-4 4 320,10-6-264,-10 2 96,3 2 48,1 0 40,0 2-24,0 0-2512,-4 0 2616</inkml:trace>
  <inkml:trace contextRef="#ctx0" brushRef="#br0" timeOffset="5">947 46 2104,'0'0'0,"0"-2"1136,0-2-1072,4-2-16,-2-3 0,-2 5 0,0 4-48,2-4 88,-2 0 64,0 1 112,0 1 120,0-2 97,0 4 23,0 0-504,0-2 464,-4 0-80,2 2-80,0 0-48,-1 0-32,-1 0-8,4 0-216,-4 4 184,0-2-8,0 2-40,-1-1-16,1 1-24,0 8-32,4-12-64,-6 4 72,0 5-24,2-5-16,-1 7 0,1-7-8,0 10-16,4-14-8,-6 4 8,2 9-8,1-2 8,-1-7 8,0 12-16,4-7 8,0-9-8,-4 6 0,4 7-8,-2-9 0,2 10-8,0-12 0,0 9 0,0-11 16,0 4-24,2 0 0,2 5-8,-2-5 0,0 0 0,2 0-24,-4-4 56,3 2-40,1 2-24,8-4 8,-10 0 0,2 1 0,-1-1 24,-3 0 32,12 0-32,-10 0 0,2 0-16,7 0 32,-7 0-16,0 2 0,-4-2 32,11 0-16,-9 0-8,10 4-8,-8-2 24,5-2 0,-5 2-16,-4-2 24,4 4 0,0 0 8,0 0 0,0-1 8,-1 1-16,-1 0 8,-2-4-8,4 4 32,-4 0 8,2 7 24,-2-9 8,0 2 8,0 7 32,0-11-112,0 2 160,0 2 48,-2 0 64,0 6 24,0-7 16,-2 1 41,4-4-353,-3 4 352,-1 8-8,0-10 24,0 3-24,-2 5-24,2-8-8,4-2-312,-11 4 264,7-1-40,0 3-32,-5-2-64,5 0-32,-2 0-16,6-4-80,-10 2 72,9 0-32,-5 1-24,-6-1 8,8 2-48,1-2 8,3-2 16,-10 0-64,6 2-112,-2-2-200,-3 4-392,5-4-648,0 0-753,4 0 2169,-6 2-1888,0-2-2521,6 0 4409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4:41.217"/>
    </inkml:context>
    <inkml:brush xml:id="br0">
      <inkml:brushProperty name="width" value="0.25" units="cm"/>
      <inkml:brushProperty name="height" value="0.5" units="cm"/>
      <inkml:brushProperty name="color" value="#FFFF00"/>
      <inkml:brushProperty name="tip" value="rectangle"/>
      <inkml:brushProperty name="rasterOp" value="maskPen"/>
    </inkml:brush>
  </inkml:definitions>
  <inkml:trace contextRef="#ctx0" brushRef="#br0">0 86 1424,'0'0'0,"0"0"104,0-2-16,0-2 8,0 0-8,0 2-16,0 2-72,0-1 88,0-1-16,0 2 8,4-4 16,-2 2 8,0 0 16,-2 2-120,4-4 136,-3 2 8,-1-2 16,2 2-8,-2-2 8,4 2 32,-4 2-192,0-1 216,2-3 40,-2 4 24,0-4 32,0 4 25,0-4-1,0 4-336,0-2 336,0 0-32,0 2-32,0-4-48,0 4-40,2-2-16,-2 2-168,0-2 128,0 2 8,4-2-16,-2 2-32,2 0 0,-2 0 0,-2 0-88,2 0 88,1 0 0,9 0 8,-8 0 24,7 0-8,-1 0 8,-10 0-120,12 0 128,-1-2-32,-1 2-24,3 0-8,-1 0-16,3-1 16,-15 1-64,16-2 72,-1 2 0,2 0-16,-1-2-8,1 2 16,0-2 0,-17 2-64,19 0 80,1-2 16,-1 2-40,0-2-8,2 2 16,-1 0-16,-20 0-48,19 0 104,2 0-16,0 0-23,0 0-17,4 0 0,-3-2 0,-22 2-48,21 0 64,-2 0 24,0 0-88,0 0 40,1 0-8,-3 0-32,-17 0 0,17 0 88,-1 0-56,-3 0-16,1 0 32,-1-2-56,-1 2 104,-12 0-96,11 0 80,1 0-24,-8 0-24,7 0 16,-7 0-48,6 0 56,-10 0-56,4 0 56,-3 0-32,1 0 8,2 0-88,-2 0 48,-2 0-32,0 0 40,2 2-24,-2-2 0,0 2-64,0-2 0,0 4-16,-4-2 16,4-2 88,-4 2-80,1 1 0,-3-1-56,-6 2-64,8 0-73,1 0-231,3-4 504,-12 4-744,8 0-448,-9 0-416,9-2 47,-8 1 345,6 1 472,6-4 744,-11 2-1480,11-2 1480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32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 1728,'0'0'0,"0"0"24,0 0-24,0 0 0,-1-1 0,0 1 16,0 0 0,0 0 0,1 0-16,0 0 0,-1 0-32,1 0 32,-1 0 0,0 0-8,1 1 24,-1-1-24,1 0 8,0 2-16,-1-1 24,1 0 0,-1 1 16,0-1-16,1 4-8,0-5 0,-1 1-8,1 0-16,-1 5 40,1-5 8,-1 3 8,1-2-16,0-2-16,-1 4 0,0-2 0,1 3 16,-1 0 0,1-1 16,-1 0-16,0 1 0,1-5-16,-1 6 0,-1-1 24,0 1-8,1 0-16,-1 1-8,1 0-16,1-7 24,-2 5-8,1 2-8,0-1 24,0 0-16,0-1 0,1 0 8,0-5 0,-1 4-24,1 1 24,0-1-8,0-2 8,0 3-8,1-3-8,-1-2 16,1 1 0,1 1 0,0-1 8,2 1-8,-3-1 8,4 0-8,-5-1 0,1 0 8,4 0 0,-3 0 0,3 0-8,-1 0 0,-2 0-16,-2 0 16,6-2-8,-2 0 8,0 0-8,1-2 0,-1 2-16,1-2-24,-5 4 48,4-2-48,1-2-24,-1 2-72,-3-2-1288,-1 4 1432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12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0 115 1600,'0'0'0,"4"2"1976,-2-2-1592,0 4-336,1 0-32,-3-4-16,0 4 24,2 0 0,0 1-16,-2 7 0,4-10 24,-4 7 24,0-9-56,0 4 16,2 8 8,-2-8-48,0 9 8,4-9-8,-4 7 24,0-11 0,0 4-16,0 8-24,2-8 24,-2 7 8,0-7 8,0 7 32,0-11-32,0 4 8,0 6-8,0-8 8,0 2-16,0-1 24,0-1-16,0-2 0,0 2 8,0 2-8,-2-2-16,2-2 48,-2 0-24,0 0 24,2 0-32,0 0 24,-2-2-8,2-2-16,0-1 32,0-5-32,0 10 0,0-4-8,-2-9-16,0 9 0,2-10 48,-2 9-48,2-9 56,0 14-32,0-4 32,-2-11 8,2 5 64,0-1-72,0-1 8,0 3-48,0 9 8,0-10-32,4 4 32,-4-9-16,2 11 32,0-11-16,2 11-24,-4 4 24,2-13 0,1 9 0,-1-8 24,0 8-24,2-7-8,-2 9-8,-2 2 16,4-12-40,-2 8 48,1 1 16,1-7-32,0 8 0,-2-2-8,-2 4 16,4-5-24,-1 1 40,1 0 8,0 4-24,-2-2 0,2 0-40,-4 2 40,4 0-32,-1 0 16,1 0 16,-2 4-8,2-2 0,0 0 8,-4-2 0,3 4-24,1 1 24,-2 5-8,0-8 0,2 2 8,-2 9-8,-2-13 8,0 2-8,4 11 24,-3-9-32,1 8 8,-2-8 0,4 7-16,-4-11 24,2 6-8,0 7-16,2-9 16,-2 10 0,-2-10 0,3 5 16,-3-9-8,2 4 0,0 7-8,2-7 8,-4 6 0,2-8-16,0 11 0,-2-13 16,0 2 0,4 2-40,-4 8 40,1-12-24,3 1 0,-2 3 16,-2-4 8,2 4-24,-2-2 24,4-2-8,-4 4 16,2-2-8,0-2-8,-2 0 8,0 2 0,3-2-8,-3 0-8,2 0 8,-2 0-48,0 0 56,4 0-728,-4 0-1808,0 0 2536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12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62 4360,'0'0'0,"-4"-4"120,0-8 8,-1 8 73,5 4-201,-4-11 272,0 11 80,0-4 80,0 0-16,0 0-16,0 4-72,4 0-328,-3-2 240,1 0-72,-2 2-80,4 0-40,-2 0-16,0 0-16,2 0-16,0 4 8,-2-2-8,2 0-40,0 2-8,0 0-8,0 0-24,0-4 80,0 5-96,2 5-64,2-8-104,-2 9-136,2-9-104,-1 10-48,-3-12 552,4 4-464,0 5-1809,0-5-31,-4-4 2304</inkml:trace>
  <inkml:trace contextRef="#ctx0" brushRef="#br0" timeOffset="1">175 15 3488,'0'0'0,"0"0"896,-2-2-824,2 1-32,0-1-24,0 0 0,0 2 8,0 0-24,-1 0 48,1 0-40,-2 0 16,2 4-16,0-1 8,0 1 33,0-4-49,-2 10 24,2-8-16,-2 2-24,2 9 16,0-9 32,0 9 40,0-13-72,0 12 40,0-1 8,0 1-24,0 1-8,0-1 48,0 1 32,0-13-96,4 14 64,-2-1 8,-2 3-16,1-3-16,3 5 32,-2-1-40,-2-17-32,2 19 24,2-2-32,0-1-24,0 1 48,0 0 0,-1 1-8,-3-18-8,10 15-8,-10 1 0,4-5-16,8 1 40,-12-9 16,9 11-48,-9-14 16,4 4-40,0 5-8,0-9 0,0 4 40,5 0 0,-5-4-32,-4 0 40,4 0-64,7-2-16,-9-2-16,2-9-16,8 1-40,-8 1-49,-4 11 201,11-16-192,-9-1 0,8 0-2864,-10 17 3056</inkml:trace>
  <inkml:trace contextRef="#ctx0" brushRef="#br0" timeOffset="2">173 160 1744,'0'0'0,"0"0"2128,0 0-1832,0 0-240,0 0-8,0 0-16,0 0-32,0 0 32,0 0 0,0 0 0,2 0 8,0 0 0,2 0 16,-4 0-56,4 0 72,-2 0 17,2 0 23,0-2 24,0 0 32,-1 0 56,-3 2-224,12-4 264,-10-2 56,2-5 0,7 5-16,-7-8-40,8 3-80,-12 11-184,4-14 112,9 3-64,-9-3-32,7 3-24,-7 7-24,10-9 16,-14 13 16,4-4-88,7 0-72,-7-8-136,8 10-184,-8-1-88,9-1 48,-13 4 520,4-4-417,7 2-2935,-11 2 3352</inkml:trace>
  <inkml:trace contextRef="#ctx0" brushRef="#br0" timeOffset="3">385 302 2936,'0'0'0,"0"0"832,0 0-632,0 0-136,0 0-64,4 0 64,-4-2-16,2 0-8,-2-2-8,2 0-16,2 1 24,-4 3-40,0-4 40,2-2-16,0 2-8,2-9-16,-2 9-8,-2 4 8,4-12 40,-3 8-24,1-9 8,2 1-16,0 3-16,0-3 16,0 3 0,-4 9-8,2-10 8,2 4-8,-2-5-32,1 7 24,-1-2-8,2 0 32,-4 6-16,0-4 40,0-1-32,0 1-8,0 2 0,0 0 8,-2 0 40,2 2-48,-4 0 32,1 0-16,1 0-16,-2 4-8,0 0 8,0 7 16,4-11-16,-4 4 16,0 6-24,0-6-8,1 9 0,-1-9 8,0 9 32,4-13-24,-2 4-8,0 10-8,-2-10 8,0 7-16,2-7 32,0 9 8,2-13-16,0 4 8,-1 8-16,-1-10 32,2 9-8,0-7 16,-2 0-24,2-4-8,0 10-24,0-10 0,0 2 0,0 1 48,0 3-8,2-4 8,-2-2-24,0 2 40,3 2-8,-1-2 17,0-2 39,2 0-16,-2 0 8,-2 0-80,2 0 88,2 0-24,0-2 32,9 0 0,-11-2-56,12 0-16,-14 4-24,4-6-8,9-3-8,-1 5 48,-3-8-16,3 7 0,-3-7-40,-9 12 24,12-6-40,0-7 8,-1 3-32,1 5-24,1-7-96,1 6-80,-14 6 264,13-9-273,3 5-39,-3-2-2776,-13 6 3088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10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23 4176,'0'0'0,"-2"-2"136,0-2-80,1 0 8,-1 3 0,0-3-24,2 4-40,-2 0 24,0-4-16,0 4-16,1-2 56,-1 0-24,2 2 0,0 0-24,-2 0 25,0 0-25,2 0 32,0 0-16,0 4-8,0-2 0,0-2-8,0 4-8,0-1 16,4 9 8,-4-8 8,2 5-16,-1-5 8,-1-4-16,4 12-8,-2-8 0,-2 11 32,2-11-16,1 7 8,-1-7 8,-2-4-24,2 15 0,-2-11 40,4 10-16,-2-11 8,1 13-8,-1-12-8,0 9 0,-2-13-16,0 2 8,4 2 16,-3 0-16,-1-1-8,2 1 0,-2 0-16,0-4 16,4 2 16,-4-2-16,0 0-8,0 0-64,2-2-40,-2 2 112,0-4-136,2 0-33,1-9 1,-3 9-3008,0 4 3176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06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77 2640,'0'0'0,"-2"-2"640,2 2-640,-2 0 32,0-2 0,0 0-24,2 2 16,-2-2 24,-2 0-24,4 2-24,-1-2 40,-1-2 0,-2 4 16,2-1 40,0-1 8,-2 2 32,4 0-136,0-2 168,-3 0 40,3 2 64,-4-2 49,4 0-9,-4 2 16,4 0-328,-2-2 328,0 2 16,2-2 48,-4 2-16,4 0 8,-2 0-16,2 0-368,-1 0 336,1 0-16,-2 0-48,0 0-80,2 0-48,-2 0-64,2 0-80,-2 2 48,2 2 0,0 0-8,0 7-24,0-7-16,0 8-32,0-12 32,0 3-24,0 13 32,4-12 16,-4 11-32,2-5 8,0-7-16,-2-3 16,0 16-24,3-12 72,-1 11-48,-2-11 0,2 9 0,2-9-40,-4-4 40,0 12 0,2-8 24,-2 5 16,2-5-40,-2 0 8,0 0-40,0-4 32,0 4-16,0-1 80,0-1-48,0 0 24,0-2 16,0 4-39,0-4-17,0 0 72,0 0 24,0 0-24,0 0-16,0-2 0,0 0-24,0 2-32,0-2 48,0-2 8,0 1-8,0-1-32,0-6 0,0 6-24,0 4 8,0-13 8,0 9-16,0-7 24,0 7 0,-2-8 0,2 8 8,0 4-24,0-13 0,0 9 8,0-8 0,0 9-8,0-11 8,0 10-16,0 4 8,0-11 0,0 7 0,0-8 0,0 9-8,2-1 0,2-8-8,-4 12 16,1-4-8,1-1-24,2-5 0,-2 8 0,0-4-32,2 1 8,-4 5 56,3-4-56,-1 0-16,2 0-32,0 0-32,0 2-33,-1 2-47,-3 0 216,4-2-240,0 0-64,0 2-72,0-1-88,-1-1-112,1 2-160,-4 0 736,4-4-904,0 4 103,0-2 193,-1 0 208,1 0-2384,-4 2 2784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1:00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50 162 2168,'0'0'0,"-2"0"728,0-4-680,0-2-8,-2 2-8,4 4-32,-2-4 32,0-1 16,-1-1 0,1-4 16,-2 8 72,2-4 48,2 6-184,-2-3 296,0-1 144,0 0 137,-2 0 103,2 2 56,1 0 24,1 2-760,0-2 744,-4 0-8,4 2-56,-2-2-23,0 1-49,2 1-64,0 0-544,-2 0 544,2 0-88,0 0-56,-2 0-72,2 0-72,0 1-32,0 1-48,0-2-176,0 4 144,0 8-48,0-10-16,0 11-24,0-3-16,4 1-8,-4-11-32,0 12 32,2-2 0,2-7-8,-2 15-16,1-14-16,1 11 16,-4-15-8,2 4-8,2 7 8,0-7 0,0 8 8,-1-10-8,9 2 0,-12-4 0,0 11 0,4-9 0,0 0 0,-2 2 0,1 0 8,1 1-8,-4-5 0,4 2 16,0 0-16,0-2-16,0 4 8,-1-4-16,1 0 16,-4 0 8,4 0-8,0 0 16,0-2-8,0 0-16,1-2 0,-1 1 0,-4 3 16,4-4-16,-2 0-16,2 0 16,0 0-16,-2-2-8,1 3 0,-3 3 40,4-12-64,0 10-8,0-4-8,-2 0-8,2-3 8,-2 7-24,-2 2 104,2-4-96,-2-7-16,3 9-16,-1-2 16,-2 0-24,2 0 16,-2 4 120,0-4-128,0 2 8,0 0 0,0 0 0,0 1-8,0 1 128,0 0-128,0 0 0,0-2 8,0 2 8,0 0 8,0 0 16,0 0 88,4 0-88,-4 0 24,2 0-16,0 2-8,-2-2 32,4 3-8,-4-3 64,4 2-32,-2 0 0,1 2 8,-1-2-8,4 2 8,-2 0 0,-4-4 24,4 4-16,-2-1 0,2 1 24,-3 8-16,3-12 0,0 4-8,-4-4 16,4 3 40,0-1-40,2 2 16,-3-2-16,1 2-40,0-4 48,-4 0-8,4 2 0,-2-2 16,2 0 0,-2 0 8,1 0 32,-1-2 0,-2 2-56,4 0 88,-2-4 16,2 0-16,-4 0 16,0 1 0,2-7 48,-2 10-152,0-4 120,4-7 0,-4 7 24,2-8-24,-2 6-8,2-9 56,-2 15-168,3-13 128,-3-1-32,0 1-40,2 1-8,-2 1-8,2 1 24,-2 10-64,0-6 64,0-7 8,0 9-32,4-8 0,-4 8-8,0-1 8,0 5-40,0-10 40,0 8-8,0-2 8,0 0-32,0 2 0,0 1 24,0 1-32,0-4 24,0 4-48,-2-2-16,0 0-72,2 0-16,0 2-88,0 0 216,0-2-392,0 2-408,-2 0-632,0 0-649,2 0 41,0 0 575,0 0 1465,0 0-3104,0 0 3104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0:57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27 358 2928,'0'0'0,"0"0"296,-4 2-232,2-2 16,2 0-80,-2 3 160,0-3 112,0 2 152,-2-2 161,4 2 111,-1-2 40,1 0-736,-2 0 760,0 0-56,0 4-24,0-4-56,2 0-55,-2 0-73,2 0-496,0 0 400,0 0-40,0 0-72,0-2-40,0 0-8,0 2-40,0 0-200,2-4 224,2 1-32,0-1 32,-1 0 24,7-8 8,-6 8 16,-4 4-272,13-9 232,-9 3-24,8-7-56,-9 3 0,13 4-39,-12-9-1,-4 15-112,17-12 144,-6 3-48,3-3 0,-1 8-24,0-11-8,3 5-64,-16 10 0,13-5-8,1-7 8,-1 8-32,2-7 48,-1 7 0,-1 0-48,-13 4 32,15-6 0,-3 0-56,1 3 48,-1-3 8,1 0 0,1 0 16,-14 6-16,11-9-8,1 5 32,1-2-24,-2-4 8,1 7 16,-1-1-24,-11 4 0,12-12 0,-3 8 0,3 1 0,-8-3 0,11 2 0,-11-2 0,-4 6 0,13-6 0,-9 3 8,10-1 0,-13-2 16,9 2 0,-6 0 8,-4 4-32,4-4 8,7 1 24,-11-1-24,4 0 24,0 0 0,0-2 16,-4 6-48,4-4 40,-1 1 8,-3-1 0,0 4 0,0-2 24,0 0 8,0 2-80,0-2 88,0 0 0,-2 2-24,-1 0 0,-1 0 0,-2 0-8,6 0-56,-10 0 48,5 0 8,-7 4-16,3-4 8,3 2-8,-7 0-16,13-2-24,-14 4 32,5-3 8,-3 1-8,-1 2 8,-1-4 0,1 2-24,13-2-16,-14 0 24,1 4 0,0-4 0,-1 2 0,3-2-16,-3 2 0,14-2-8,-11 0 16,-1 4-8,1 0 8,1-3-16,5 3-16,-9 6-8,14-10 24,-4 4-8,-5 0 8,5-1 0,0 7-24,-2-6 0,3 0 8,3-4 16,-4 4-24,0 5 0,0-9-8,2 4-24,0 0 24,2 0-8,0-4 40,-2 4-56,2-2 16,0-1-40,0-1 16,0 4 16,2-4-16,-2 0 64,4 0-32,-2 0-32,2 0-16,7 0 16,-9-2-48,12 0 40,-14 2 72,3-1-56,11-3 0,-5 0 0,3-2-8,-1 2-8,1-2-40,-12 6 112,11-11-80,1 7-8,1 0 0,-1-7 16,1 5-48,-1 2 40,-12 4 80,11-6-128,3 1-17,-3 1-15,2 0-32,-1 0 16,1 2 32,-13 2 144,12-4-144,-3 4-8,3-2 16,-6 2-8,9 0 16,-11 0 16,-4 0 112,13 0-72,-9 2-40,0 2 8,5-2 0,-5 2-24,0 0 56,-4-4 72,4 4-48,0 7-8,-2-7 48,0 6-24,1-7 24,-3 9 16,0-12-8,2 11 0,-2-7 24,4 12-24,-4-7 8,0 5 64,0-3-8,0-11-64,-2 10 80,0 1 32,0 1-48,-1 1 32,-1 3 32,0-3-8,4-13-120,-6 16 120,2-1 16,-1-2 0,1 1 32,0-3 8,0 1-16,4-12-160,-4 12 112,-2-7-8,1 11-24,1-12-8,0 5 32,2-5-48,2-4-56,-2 4 48,-2 5-32,4-9-40,-2 2 32,1 2 8,1-2 0,0-2-16,0 0-8,0 0-24,0 0-8,0 0 16,0 0-48,0-2-48,0 2 120,0-4-192,3 1-120,1-3-184,0-6-384,6 8-568,-7-9-529,-3 13 1977,4-10-2144,8-3 495,-8-1 585,7-1-1856,-11 15 2920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0:56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0 529 2920,'0'0'0,"4"-2"72,-2 0 32,-2 2-104,2-4 208,2 1 184,-1 1 200,1-2 217,8 2 119,-10 0 56,-2 2-984,11-4 968,-7 0-56,8 0-63,-9 1-49,13-3-40,-5 2-8,-11 4-752,12-10 704,1 9-40,-1-3-80,1-8-111,-1 10-89,1-2-136,-13 4-248,12-3 168,0-1-64,-3 0-40,3 0-16,-8 4-40,11-4-8,-15 4 0,4-2 0,11-1 0,-11-1 0,8 0 0,-7 2-32,7 0-24,-12 2 56,4-2-136,7 0-72,-9 2-152,10-2-192,-10 0-201,1 2-271,-3 0 1024,4 0-1200,0-2-288,8 2-225,-10-1-87,0-1 312,1 2 487,-3 0 1001,4-4-568,-2 2 184,2 0-1880,-4 2 2264</inkml:trace>
  <inkml:trace contextRef="#ctx0" brushRef="#br0" timeOffset="1">377 326 2952,'0'0'0,"0"0"80,4 0 8,-4 0-88,0 0 184,0 0 136,0 0 152,2 2 169,-2 2 55,2-2 32,-2-2-728,0 1 648,4 3-72,-3-2-40,1 2-32,2 0-32,-2 7-24,-2-11-448,4 0 409,0 4-25,0 8 0,0-10 16,-1 9-24,1-9-80,-4-2-296,2 12 248,0-9-80,2 11-40,-4-10 24,2 9-24,2-9-32,-4 7-40,0-11-56,2 2 48,0 10-32,1-10 24,-3 2-32,2-1-40,0 1-16,-2-4 48,0 4-88,4-4-80,-2 0-48,-2 0-160,2 0-200,-2 0-208,0 0 784,0-4-1081,0 0-319,0-5-216,0 5 160,0-11 415,0 3 409,0 12 632,0-13-280,0-3-2072,0 16 2352</inkml:trace>
  <inkml:trace contextRef="#ctx0" brushRef="#br0" timeOffset="2">364 0 2968,'0'0'0,"0"0"0,0 0 40,-2 0-8,2 0 0,0 0-8,0 4 0,0-2 0,0-2-24,0 4 24,0 5-8,2-5 0,1 8-16,-3-11 0,2 11-8,-2-12 8,2 4-8,2 9 8,-2-3 8,2-6-8,-4 11 0,2-11-8,-2-4 8,2 15-8,2-5 0,-3-6-8,1 9-8,2-9-8,-2 7-8,-2-11 40,4 4-48,0 8 8,0-9 0,-2 7-16,0-6-480,1-2-1456,-3-2 1992</inkml:trace>
  <inkml:trace contextRef="#ctx0" brushRef="#br0" timeOffset="3">512 48 2672,'0'0'0,"0"0"288,0 0-208,0 0 40,0 0 96,0 0 136,0 0-352,0 2 520,0 0 137,0 2 47,0 1-16,0-1-48,0 8-88,0-12-552,0 2 488,2 9-32,-2-7-40,0 7-32,3 1-7,-3-2-9,0-10-368,0 11 384,2 2 16,0-1-24,2 1-8,-2-1-24,0 5-16,-2-17-328,4 14 312,-2 1 16,0 0-16,2 1 16,-4-3-8,1 0-47,-1-13-273,4 12 240,0-1-48,-2 3-16,0-3-48,2 1-16,-2-8 24,-2-4-136,2 15 64,2-11-8,-3 7-40,3-7-24,-2 0 32,2 7 40,-4-11-64,4 2 0,0 2 0,0 0 0,-1 0-64,1-2 32,0 0-80,-4-2 112,4 0-208,0 0-88,0 0-120,5 0-193,-9 0-191,4-2-192,-4 2 992,4-4-1256,0 0-305,0 0-335,0 0 120,-1 1 487,1-1-1911,-4 4 3200</inkml:trace>
  <inkml:trace contextRef="#ctx0" brushRef="#br0" timeOffset="4">719 297 2592,'0'0'0,"0"2"328,0 2-248,0-2 56,0 0 104,0 2 176,0-4-416,0 1 624,0-1 169,0 0 103,0 0-40,0 0-64,0 0-80,0 0-712,0 0 608,0-1-31,0 1-41,2-4-56,-2 2-32,2-2-48,-2 4-400,4-4 336,-2 0-56,2-1-32,0-1-56,0-4-24,-1 6-16,-3 4-152,2-11 88,0 7 16,2-7-32,0 7-40,0-10 16,0 10-24,-4 4-24,3-13 8,1 7 32,-2-5-16,2 7-24,-2-2 8,0-3-8,-2 9 0,4-4-8,-4 0 24,0 0-8,0 0-8,0 0 32,0 4-16,0 0-16,0-3 8,-2 3-32,0-2 24,-2 2-40,2 0 0,0 0-8,2 0 48,-4 2-88,1 1 40,-3 9 0,0-10 0,0 9-8,2-7 0,4-4 56,-11 12-80,9-8 24,-2 13 8,0-6 16,0 3 16,1-3-16,3-11 32,-4 12 0,0-1-8,-2 1-16,6 1 48,-2-1-32,2 1 24,0-13-16,0 12 8,0-3-16,0 5 48,0-5 8,2 3 32,2-9 32,-4-3-112,2 14 112,2-10 32,0 9 0,-1-9-8,1 7-16,0-9-16,-4-2-104,10 12 80,-6-10-8,-1 2-24,1-1 16,8-1-8,-10 0-23,-2-2-33,11 0 40,-7 0-32,8 0 16,-9 0 0,11-4-24,-10 1 0,-4 3 0,13-12 8,-1 8-40,-3-9-24,3 9-33,0-9-103,-1 1-104,-11 12 296,10-9-544,3-3-408,-1 2-584,-1 1-665,3-3-47,-3 1 599,-11 11 1649,16-12-1080,-3 1-1640,-13 11 2720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0:55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8 2232,'0'0'0,"-4"0"688,0-2-600,4 2-88,-4 0 136,-1-2 120,1 0 168,-2 2 176,-4 0 121,6 0 55,4 0-776,-11-2 760,5 2 0,-3 0-32,3 0-8,-8 0-23,11 2-73,3-2-624,-14 4 576,10-2-64,-7 1-72,9-1-48,-4 2-40,0 0-72,6-4-280,-9 4 264,7 0-16,-2 7-40,-2-9-32,2 2-24,1 5-40,3-9-112,-4 4 121,4 0 15,-2 6 0,0-7-40,2 1-24,-2 0-48,2-4-24,-2 10-8,2-10 16,0 3 0,0 1 8,4 2-16,-2-2-16,-2-4 16,4 4 0,-1-2 16,11-1-16,-12 3-24,9-4 24,-7 2-8,-4-2 8,14 0 0,-3 0 48,1 2-16,-1-2-40,3 4 0,-3-4-56,-11 0 64,12 2-48,-1-2 72,-1 4-24,1-2 0,1 1 0,-3 1-40,-9-4 40,14 4-16,-5 7 40,1-9-32,-4 8 16,7-6-8,-9 9-24,-4-13 24,14 4 0,-11 9 0,7-9-8,-4 8 0,3-9 16,-7 9-8,-2-12 0,12 4 8,-10 11 16,2-11 0,-1 9-8,1-9 16,-2 11 0,-2-15-32,0 10 56,2-6-16,-2 13 24,0-8 0,0-5 0,0 11 24,0-15-88,0 4 80,0 10 24,-4-11-16,0 7 8,1-6 8,-1 7-16,4-11-88,-4 4 72,-2 6 0,2-7-24,-1 1 0,-7 8-16,8-12-32,4 0 0,-11 4-8,5-1-40,-8-1-64,9 2-80,-9-4-168,5 0-240,9 0 600,-12 0-905,3 0-303,-3 0-312,0 0-289,1 0-159,-3-2 200,14 2 1768,-11-2-1257,-1-2 497,1 1 424,-3-1 240,3 0-2032,11 4 2128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0:54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17 438 3160,'0'0'0,"-2"0"96,-1 0 0,3 0 32,-4 0 88,4 0-216,0 0 304,-2 0 120,2 0 65,-2 0 15,2 0 8,-2 0-32,2 0-480,-2 0 456,2 0-32,0 0-56,0 0-48,0 0-56,0 0-32,0 0-232,0 0 232,0 0 24,0 4-16,0-4-15,0 2-17,4 0-64,-4-2-144,2 3 128,0-1 16,2 2-40,-3 8 0,3-10-8,-2 1-16,-2-3-80,2 4 80,2 8 0,-2-10-8,2 9-24,0-7 0,-1 11-8,-3-15-40,4 4 48,0 12 8,0-7 8,0 3 24,-2-3 0,0 3 24,-2-12-112,3 4 112,-1 9 48,-2-9 8,2 10 16,2-11 8,-4 9-32,0-12-160,2 2 168,-2 2 16,0-1-8,0 1 16,4-2 8,-4 2-8,0-4-192,2 0 208,-2 0 48,0 0 17,0 0-9,0-2-16,0 0-72,0 2-176,0-4 144,0 1 8,0-1-24,-2-8-32,2 6 16,-2-5-72,2 11-40,-2-6 40,0-9 0,-2 3-8,4-1-8,-2 1 0,0-1-16,2 13-8,-3-12 16,1-1-8,0 1 16,0 1-16,0-3-8,0 3 0,2 11 0,-2-14-24,-2 1 24,2 0-32,0 1-8,1 0-16,1 7-32,0 5 88,0-14-112,0 10-16,0-9-24,0 9 0,0-5-24,0 5-48,0 4 224,3-12-336,-1 10-177,2-3-247,0 1-280,-2 0-352,2-2-257,-4 6 1649,4-4-1768,-3 0 192,3 1 455,0 1 433,2 0-632,4 2-712,-10 0 2032</inkml:trace>
  <inkml:trace contextRef="#ctx0" brushRef="#br0" timeOffset="1">196 449 1600,'0'0'0,"0"0"1536,0 0-1536,2 0 72,2 4 0,-4-2 0,0-2 0,0 4 40,2-4 72,-2 0 56,0 0-240,4 0 272,-4 0 48,1-2-31,1 0-1,2-2 8,-2 0 8,-2 4-304,2-3 296,-2-3 8,4-4-16,-2 6-8,0-1 16,2-5 8,-4 10-304,3-4 288,1-7 8,-2 7-40,2-2-32,0-5-8,-2 7-24,-2 4-192,2-10 152,2 6-40,-1-7 25,1 7-89,-2-6 48,2 7-56,-4 3-40,2-6 8,0 0 32,2 0-24,-2 2 16,-2 1 24,2-1-56,-2 4 0,0-4 0,0 2 8,0 0-24,0 0 8,0 0-48,0 2-32,0 0 88,0 0-128,0 0-17,-4 0 17,2 4-64,0 0 40,-2 0 0,4-4 152,-2 11-184,0-7 56,-2 8 0,1-3 16,-1-5 24,0 11 24,4-15 64,-4 10-72,2 2 24,-2-3-8,0 3-16,-1-1 8,1 1 0,4-12 64,-4 11-40,0 1 32,2-1-8,0-7 8,-2 10 0,4-11-8,0-3 16,-3 16 16,3-12-24,-2 9 16,0-9 0,2 7-8,0-9 8,0-2-8,0 12-8,0-8-8,0 5 8,0-5 8,0 0 0,4 0 8,-4-4-8,1 4 16,1-2 8,2 1-8,-2-3-24,2 0 0,0 0-32,-4 0 40,4 0-64,7-2 8,-9-1-40,2-1-48,0-2-88,7-4-168,-11 10 400,2-3-608,2-11-152,6 10-25,-6-7 185,-1 5 216,7-4 176,-10 10 208,4-3-520,0-9-1656,-4 12 2176</inkml:trace>
  <inkml:trace contextRef="#ctx0" brushRef="#br0" timeOffset="2">394 286 1856,'0'0'0,"0"-2"1224,0 2-1224,-2-2 56,2-2-16,-2 1 8,0 1-8,0 0 16,0 0 24,2 2-80,-3 0 120,1-2 48,-2 2 24,2 0 0,-4 0-8,4 0-16,2 0-168,-4 0 152,2 2-23,-1 2-1,-1-2-32,2 0 0,0 1-24,2-3-72,-4 4 56,2 0-8,-2 8-24,4-9 8,-4 7-8,2-4 0,1 9-16,1-15-8,0 10 0,-2 1 0,0-1 0,2 1 8,0-1 8,0-10-16,0 10 8,0 1 0,0-1 16,0 1-16,0-1 16,0-6 16,0-4-40,4 13 48,-3-9 8,1 8 24,2-9 0,-2 1 8,2 0 24,-4-4-112,4 4 112,0-2 0,0-2 8,-1 4-24,1-4-16,8 0-8,-12 0-72,2 0 56,2 0 8,-1-2-8,7-2-8,-6 0 0,0 0-8,-4 4-40,11-11 56,-9 7-24,2 0-16,7-9 0,-9 9-24,2-8 16,-4 12-8,4-4 0,0-9-16,0 9-16,0-9-32,-1 9-48,1-10-24,-4 14 136,4-5-176,0-9-56,0 10-56,0-9-40,0 7-8,-3-7 24,-1 13 312,4-4-249,-2-10 25,0 11 32,2-1 48,-2-2 16,-2 0 48,0 6 80,0-4-64,2 2 24,-2 0-16,0 1 8,0 1 8,0 0 16,0 0 24,0 0-16,0 1-8,0 1 8,0 2 0,4 0 8,-4 6 16,0-10-8,0 4 0,2 7 0,-2-7 0,1 9-16,-1-9 40,4 12-16,-4-16-8,2 3 16,2 11-16,-2-10-24,-2 11 16,2-11-8,2 7 16,-4-11 0,0 4 16,2 8-16,0-8 0,-2 9-8,3-11 16,-1 9 0,-2-11-8,0 2 8,0 2-8,4 8-24,-2-12-8,0 2-24,-2 2-16,0-4 72,4 0-72,-2 0-24,0 0 24,2 0-8,-2-2-2336,-2 2 2416</inkml:trace>
  <inkml:trace contextRef="#ctx0" brushRef="#br0" timeOffset="3">578 19 2824,'0'0'0,"-3"-2"320,1-2-280,2 4-40,-4-5 48,2 1 16,0 2 0,0 0 80,2 2 104,-2 0 56,2 0-304,0 0 408,-2 4 33,2 7-65,0-7-48,0 8-80,0-1-80,0-11-168,0 10 144,0 3-24,4 1-8,-2 1 8,0 0 0,2 1 0,-4-16-120,4 17 176,-1 0 48,1 1 32,0-1 40,0 2 16,-2-2 16,-2-17-328,4 18 352,0-1-16,-1-2-64,1-1-23,-2 1-49,0-1-48,-2-14-152,4 15 168,0-3-40,-2-3-48,2-5-32,-1 9 0,1-11-40,-4-2-8,4 4 16,2 0-16,-2 0-8,0-2-16,-1-2-40,1 0-96,-4 0 160,10 0-296,-10 0-160,4 0-297,0-4-375,-1 0-272,1-7 88,-4 11 1312,4-6-969,0-6 385,-2 1-2040,-2 11 2624</inkml:trace>
  <inkml:trace contextRef="#ctx0" brushRef="#br0" timeOffset="4">557 190 3168,'0'0'0,"0"4"128,-4 8 48,4-9 88,-1 11 160,-1-12 153,2-2-577,0 4 696,0-1 64,0 1-16,0 0-40,0 0-56,0 0-72,0-4-576,0 4 561,2-1-41,-1-1-16,3-2-40,-2 0 8,2 0-48,-4 0-424,4 0 376,7 0 0,-9-2-80,10 1-48,-8-3-88,7-2-40,-11 6-120,4-10 128,11 6-72,-11-9 16,12 7-16,-7-7-56,1 1 0,-10 12 0,13-13 16,-3 3-88,2-1-160,-1-1-360,1 1-584,-3-1-632,-9 12 1808,12-9-2257,-1-3 249,-7 6 599,11-5 65,-11 7-1064,-4 4 2408</inkml:trace>
  <inkml:trace contextRef="#ctx0" brushRef="#br0" timeOffset="5">876 200 3096,'0'0'0,"0"0"0,-2 0 176,0 0-8,2 0 72,-1 0 104,1 0 144,0 0 145,0-2-1,0 2-632,0-4 560,0 0-144,1 0-128,-1-7-64,4 7-64,-2-2-40,-2 6-120,2-11 120,2 7-24,-2-8 16,2 8 8,0-9-72,-4 13-48,3-6 48,1-5-48,0 7 0,-2-8 8,2 9-8,0-3 16,-4 6-16,4-10 8,-2 6 24,-1 0-16,-1 1 16,4-1-8,-4 0-40,0 0 8,0 4 8,0-4-24,0 2-24,0 0 32,-2 0-56,0 2-48,2 0-24,0 0 144,-3 0-176,-1 2 16,-2 2-8,2 0 24,-7 10 16,7-11 32,4-3 96,-4 16-48,-8-5 16,9 3 16,-7-3 8,4 5 16,-3-1 16,9-15-24,-2 17 88,-4-1 16,0 1 88,0 0 8,3-1 0,-1-1 32,4-15-232,0 11 240,-2 3 64,0-3 32,2-1 24,0 2 17,0-9-33,0-3-344,0 14 376,2-10-16,0 7 8,2-11-40,-1 4-40,9 0-24,-12-4-264,4 2 232,7 2-24,-7-4-40,11 0-16,-5-2-24,2-2-40,-12 4-88,11-4 88,3 0-24,-3-5 8,3 5-32,-3-8-24,3 8 8,-14 4-24,11-9-24,1 5 16,-3 0-8,3-7-56,-1 7-112,1 0-232,-12 4 416,9-14-888,3 11-600,-2-9-425,1 8-111,-1-9 495,1 9 561,-11 4 968,4-13-2904,-4 13 2904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10:52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38 3096,'0'0'0,"0"0"0,0 0 104,0-2-32,0 2 64,0-5 80,0 3 120,0 0 136,0 2-472,0-4 625,-2 2 79,0 0 40,-1-2 0,3 2-24,-4 1-24,4 1-696,0-2 680,-2 0-55,0 0-57,-2 0-40,0 0-48,0 2-32,4 0-448,-2-2 424,-2 2-48,3 0-56,-3 0-32,2 0-64,-2 0-16,4 0-208,-4 0 192,0 2-63,0 4-1,0-2-56,1-1-16,-1 7 0,4-10-56,-4 2 48,0 11-16,0-9-16,0 12-16,0-5-24,1 3 48,3-14-24,-4 13 40,0 0-16,0 3-40,-2-1-16,0 2-8,3-1 64,3-16-24,-4 19 40,0 0-64,2-3 24,0 3-48,0-2-16,2 0 112,0-17-48,0 16 16,0 1-16,0 0 8,0-3-64,4 1 80,0-3 16,-4-12-40,4 13 48,-1-9-40,1 11-72,0-11-32,0 0 32,8 6 56,-12-10 8,2 3 0,1-1 40,9 0-64,-8-2 40,7 4-64,-7-4 96,-4 0-48,12 0 8,-8 0 0,9-2 40,-9 0-72,12-2 56,-7 1 0,-9 3-32,4-4 8,10 0 24,-11 0-48,11-2-64,-10-3-24,11 3-128,-15 6 232,4-12-481,8 7-391,-8-9-536,7 8-432,-7-9-297,6 4 225,-10 11 1912,4-12-1329,7 0 497,-9-1-1848,-2 13 2680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31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32 1368,'0'0'0,"0"0"48,0-1-40,0 0 16,0 1-24,0-2 8,0 0 0,0 1-8,1-1-8,1 1 0,-1-1 24,-1 2-16,0-3 8,1 1 0,-1 1 0,0-1-8,0 0 0,0 0 0,0 2 0,1-1 8,-1-1 0,0 1 0,0 0-8,0 0 8,0 1 8,0 0-16,-1-1 0,0 1 8,0 0-8,-1 0 16,0 0 0,1 0 0,1 0-16,-2 0 16,-1 1-16,1 1 0,-2 0 16,2 2 8,-2-3 8,4-1-32,-1 4 32,-4-2 8,3 3 8,-2-4 8,2 5 0,0-5 8,2-1-64,-4 6 64,3-4-16,-1 4 8,1-2-24,-1 1 16,1-1-24,1-4-24,-2 4 16,2 1 24,-1 0-48,1-1 16,-1 0-32,1 0 0,0-4 24,0 5-32,0-1 8,0 1 16,2-1-16,-1 1 8,0-1-8,-1-4 24,2 5-16,-1-1 16,4 0-8,-4 1-24,3-4-8,-3 5-32,-1-6 72,5 1-72,-3 0 8,4 1 8,-2-1 24,1-1-16,-1 0-8,-4 0 56,4 0-40,2 0-16,-1-2 24,0-3 8,2 3 8,-2-4 0,-5 6 16,6-5-16,1-1 0,-1 2-16,-1-2-1032,-5 6 1064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8:14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19 538 3336,'0'0'0,"0"0"416,0 0 80,0 0-496,0 0 457,2 0 23,-2 0-8,0 0-72,0 0-32,0-2-32,0 2-336,4-3 272,-4-1-8,2 0-48,-2 0-48,0-6-32,2 7-8,-2 3-128,0-6 104,4-6-8,-2 8-8,-2-7-16,2 5-16,-2-5-8,0 11-48,3-4 40,-3-8 16,2 8-16,-2-9 0,0 9-16,4 0-8,-2 0 0,-2 4-16,0-5 16,0 1-8,2 0 0,-2 0 0,0 2-8,0 0 8,0 2-8,0 0 8,0 0 0,0 0-16,0 0-32,0 2-24,-2 2-40,2-4 104,-2 2-104,0 2-8,0 5 8,-2-5 16,3 6 16,-3-6 16,4-4 56,-2 13-40,0-9 8,-2 9 24,2-9 8,0 10 8,-2-10 16,4-4-24,-2 17 24,0-7 0,-1-7 8,1 13-8,-2-5-8,4-7 8,0-4-24,-2 14 24,0-3-8,2-7-8,0 9 0,0-9-8,0 8 0,0-12 0,0 4-8,4 5 0,-2-5-8,2 0 8,-1 6-8,1-10-8,-4 0 24,4 3-16,0 1 0,0-2 0,0 2-8,0-4-8,-4 0 32,5 0-72,5 0-16,-8 0-48,2 0-112,7-2-24,-9 0-32,-2 2 304,4-4-368,7 2-32,-9 1-96,2-1-104,8-2-25,-8 0 65,-4 4 560,3-4-432,7 0 80,-8 0-2064,-2 4 2416</inkml:trace>
  <inkml:trace contextRef="#ctx0" brushRef="#br0" timeOffset="1">219 360 1880,'0'0'0,"0"0"1152,-4 0-920,0 0 48,3 1 64,1-1-344,-4 4 344,2-2-24,0 2-7,-2-2-25,0 2 24,0 0-8,4-4-304,-4 4 304,1-1-64,1 1-48,-2 0 8,0 0-24,4 6 24,0-10-200,-4 0 168,2 3-56,0 9 8,2-12-16,-2 4 0,0 0 32,2-4-136,0 9 48,0-5 16,0 0-32,0 6-24,0-7 88,0 1-16,0-4-80,0 10 24,0-8 0,0 2-24,4-1 8,-2 9 40,2-12 8,-4 0-56,2 2 16,2 2-24,0 0 32,-2-2 0,1-2 48,1 1 16,-4-1-88,4 0 56,-2 0-24,2 0 8,-2 0 8,2 0 24,-2 0-16,-2 0-56,2 0 40,1 0-16,-1 0 40,2-3-8,-2-1 24,0 0-56,-2 4-24,4-4-16,-4 0 32,2-2-16,0 3 24,2-3-48,-4 0-32,0 6 56,1-4-72,1-2 40,-2 1 32,4-1 40,-2 2-40,-2 0-32,0 4 32,4-6-32,-4 3 32,2-3-24,0 2 48,-2 0-40,0 2-48,0 2 64,0-2 8,4 0 40,-4 2 0,2 0 16,-1 0-56,-1 0-48,0 0 40,4 0-32,-2 2 0,0 0 80,2 2-40,-2 0 8,2 7-40,-4-11 24,4 0-32,-2 4 48,1 6 16,1-6-24,0-2 0,0 2-40,-4-4 32,4 3-32,-2 1 88,2 0-56,-3 0 0,3 0-8,0 0-40,-4-4 48,2 3-8,0 1 24,2-2 32,-2 2-88,2 0-24,-1-2-64,-3-2 128,4 2-240,0-2 64,0 4-256,0-4-152,0 0-144,-2 0-128,-2 0 856,3 0-808,1 0 95,0-2 105,0 0 184,-2-2 168,0 0 104,-2 4 152,4-4-72,-2-2-128,0 3-1888,-2 3 2088</inkml:trace>
  <inkml:trace contextRef="#ctx0" brushRef="#br0" timeOffset="2">438 312 1312,'0'0'0,"0"-4"1616,0 0-1336,0-8 88,0 8 24,2 1 8,-2 3-400,0-4 409,0 0-9,0 0 8,0 2-16,0 0 0,0-2-40,0 4-352,0 0 344,-2-3-24,0 1-24,2 0-48,-4 0-32,3 0-32,1 2-184,-4-2 176,2 0-8,-2 0-16,2 0 32,0 2-8,0-2 41,2 2-217,-4-2 216,2 2 0,1-2 0,-3 2-40,4 0-24,-4 0 0,4 0-152,-2 0 144,0 0 8,-2 2-24,2 2 8,0-2-16,0 2-16,2-4-104,-3 4 88,3 0-16,-2 7-24,0-9-8,2 8-8,-2-6 0,2-4-32,-2 11 16,2-5 0,0 7 0,0-9-16,0 11 24,0-11-16,0-4-8,0 16 40,0-12-24,0 11 8,0-5-16,0-7-32,0 11 40,0-14-16,0 4 24,2 9-16,0-9 8,-2 8-16,4-11-40,-3 1 32,-1-2 8,4 4 8,-2 0 0,0-2-8,2-2 16,-2 0-24,0 0 8,-2 0 0,4 0 48,-2 0-40,0-2 16,1-2-24,1-2-40,-2 1 88,-2 5-48,4-12 64,-2 8-64,0-9-8,2 9-64,-2-11-40,-1 5 88,-1 10 24,4-13-40,-4 3 24,2-4 0,-2 3-40,0-2 32,0-1-8,0 14 32,0-11 16,0-3-80,0 1-24,0 1-24,0 1-24,0-1 72,0 12 64,0-12-24,0 3-24,-2-3 16,2 7 8,-4-9 8,3 8 16,1 6 0,-4-11 40,2 7-32,-2 0-48,4-7 104,-4 9-88,4-2 88,0 4-64,-2-2 32,0 0-72,0 2 48,2 0-64,-2 0 72,1 0 24,1 0-40,0 0 32,-2 0-32,2 2-32,0 0 40,0 2 24,0-1 24,0-3-56,0 12-8,0-10-40,0 2 24,0 7 8,0-7 16,2 8-72,-2-12 72,3 4-72,-1 9 24,2-9 96,-2 9 56,0-9-16,2 8-48,-4-12-40,4 5-24,-1 7 16,9-8 24,-12 13 0,4-13 40,0 8-56,-4-12 0,2 3-72,1 11-8,1-10 32,0 9 8,0-9-24,2 7 64,-6-11 0,9 2-88,-7 2 8,10 6 24,-10-10-40,2 4-48,-1 0-24,-3-4 168,4 5-296,8-1-88,-10 0-145,2-2-199,-1 0-160,9 2-240,-12-4 1128,4 2-1168,5 0 191,-5-2 217,8 0 312,-10 0 224,2 0-400,-4 0 624,3 0-1864,-3 0 1864</inkml:trace>
  <inkml:trace contextRef="#ctx0" brushRef="#br0" timeOffset="3">629 42 1520,'0'0'0,"-2"-2"1368,2 2-1024,-4-3 80,2-1 24,-2 0-16,4 4-432,-4-4 385,2 2-1,0-2-8,-2 0 8,3 1-16,-1-1 24,2 4-392,-2-2 400,0 0-8,0 2 8,0-2-8,2 0 8,-2 2-16,2 0-384,-2 0 369,2 0-33,-2 0-32,0 4-32,0-2-16,0 2-32,2-4-224,-1 3 192,-1 9-32,0-8-16,2 5-40,-4-5 0,4 10-24,-2-10 0,2-4-80,0 15 80,0-3-16,0-3 8,0 3-24,0 1 0,0 1 8,0-14-56,0 13 72,2 1-8,-2 1-8,4-4 8,0 5-16,-3-3-16,-1-13-32,4 12 48,0 1-16,0-1-24,0 1 0,0-1-16,5 1 0,-9-13 8,0 12-16,4-3-8,8 1-16,-10-6 8,1 7-40,7-9-24,-10-2 96,4 4-136,0 0-56,5 0-32,-5-2-56,6-2-88,-6 0-104,-4 0 472,3 0-664,9 0-137,-8 0-63,5 0-56,-5 0 40,-4 0 880,4-2-848,0-2 16,0 0 87,0-5 145,0 5 176,5-2 144,-9 6 280,0-12-160,4 7-896,0-9-424,-4 14 1480</inkml:trace>
  <inkml:trace contextRef="#ctx0" brushRef="#br0" timeOffset="4">775 21 2688,'0'0'0,"0"-2"320,0 2-320,0-2 416,-2-3 24,0 3 24,2 0-87,0 2-81,-2-2 24,2 2-320,0-2 296,0 2-64,0 0-8,0 0-16,0 0 8,0 0 8,0 0-224,2 0 224,-2 4-16,0-2 0,0 0 0,4 1-16,-4-1 16,0-2-208,2 4 176,-1 0 16,3 0-16,-4 0-16,2 0 8,0-1-8,-2-3-160,4 4 136,0 0-32,0 0-16,0 0-31,5 5-9,-5-5 16,-4-4-64,4 4 32,5 0-8,-5 7 0,6-9-8,-6 2-8,11 10 8,-15-14-16,4 4-24,8 9-8,-9-9 24,11 11 8,-10-11 8,7 8 16,-11-12-24,4 3 0,8 13-32,-9-12 24,9 9 16,-8-9-16,7 11 0,-11-15 8,2 4 8,10 10-32,-10-9 56,7 11 8,-9-7 0,4 3-16,-4-12-24,4 12 8,2-1-8,-2-1 16,-1 1 8,-1-1-8,0 1-8,-2-11-8,4 4-8,-2 10 0,-2-11 16,0 9-8,0-8-40,0 7-176,0-11 216,0 4-481,0 6-191,-2-6-344,0 0-280,-2-1-57,1 1 257,3-4 1096,-4 4-2840,4-4 2840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8:12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0 138 3008,'0'0'0,"0"0"0,0 0 248,0 0 24,0 0 16,0 0-24,0 0-56,0 4-48,0-4-160,0 2 160,0 0-39,0-2-25,0 4 0,0-2-40,0 0 24,0-2-80,2 4 72,2-2-8,-4 0-8,2 1 8,-2-1-8,2 0 8,-2-2-64,4 4 112,-2-2 0,-2 2 8,2 0 8,1 0-16,-1 5 40,-2-9-152,2 2 176,2 2 0,-2 0-16,2 9-16,0-11-16,0 2 8,-4-4-136,4 10 136,0-6-48,0-1-16,-2 7 0,0-6-40,1 0 40,-3-4-72,2 4 104,0-1-48,2 7 8,-2-10-32,-2 4-24,2 0 64,-2-4-72,4 4 72,-4-1-8,2-1-8,-2 0 8,0 2 8,0-4 72,0 0-144,0 0 232,0 0-16,0 0 0,0 0 8,0 0-79,0-2 39,0 2-184,0-2 136,-2-2-40,0 1-8,0-1-80,-2 0 120,0-2-72,4 6-56,-4-10 32,1 9 40,-1-11-104,0 8 64,0-7 16,0 7 0,4 4-48,-4-12 8,0 6-32,2-7 0,2 9 32,-2-9 16,0 7-56,2 6 32,0-14-16,-2 11-64,0-11 8,2 8 104,0-7-16,0 7-64,0 6 48,0-13-32,0 3-104,0-2 32,0 9 8,0-13-8,2 7-136,-2 9 240,2-6-465,-2-8-247,4 11-208,-2-11-136,2 10-80,0-5 191,-4 9 945,4-4-744,8-2-2024,-12 6 2768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8:11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0 587 1488,'0'0'0,"0"0"336,4 0-40,-4 0-296,0 0 352,0 0-8,2 0-24,-2 0-40,2 2 0,2 2 16,-4-4-296,0 2 320,1 0 24,1 1 9,-2-3 7,4 2 8,-4 0-8,0-2-360,2 4 336,-2-2-32,0-2-24,4 4-8,-4-2-8,2 0 0,-2-2-264,0 4 232,0-3-8,0 1-40,0 2-24,0-4 0,0 2-32,0-2-128,0 0 112,0 2 0,0-2-16,0 0 8,0 0 9,0 0 7,0 0-120,0 0 128,0 0-32,0 0 8,0 0-8,0-2 0,0-2-8,0 4-88,0-4 112,0 1-40,-2-3 8,2-4-32,-2 6 0,0 1-8,2 3-40,0-12 40,-2 8 16,2-2-8,-2-3 8,0 7-24,2-4-8,0 6-24,0-12 32,0 9-32,0-1 24,0-6-24,0 6 0,0 0 8,0 4-8,-2-5 24,2-5-24,0 6 8,0-7-16,0 7-8,0-2 16,0 6 0,0-10 0,0 7-32,2-1 0,2-2-24,-4 0-32,2 0-8,-2 6 96,4-3-144,-2-1-72,0 0-112,2 0-144,0 0-217,-1 0-191,-3 4 880,4 0-984,0-4-120,0 3 24,0 1 23,5 0 137,-5 0-64,-4 0 984,4 0-1648,-4 0 1648</inkml:trace>
  <inkml:trace contextRef="#ctx0" brushRef="#br0" timeOffset="1">148 506 1536,'0'0'0,"0"0"160,4 0-32,-4 0-128,0 0 168,2 0 24,0-2 24,-2 0 0,3 2 24,-3-4-24,0 4-216,2-2 192,-2 2 8,0-1-40,4-1 32,-4 2 16,2 0 24,-2 0-232,2 0 256,2 0 17,0 0 7,-4 0 32,2 3 32,-2-1 0,0-2-344,2 0 336,1 4-32,-3-2-80,0 0-24,2-2-56,-2 4-48,0-4-96,0 2 112,4 0-56,-4-2-8,0 4 8,0-2-32,2-2-16,-2 0-8,0 1 16,0 3-48,0-4-16,0 0-40,0 0-96,0 0-144,0 0 328,0 0-480,0 0-192,0-2-104,0 0-113,0-1-39,0-1 160,0 4 768,-2-4-552,2 0-1224,0 4 1776</inkml:trace>
  <inkml:trace contextRef="#ctx0" brushRef="#br0" timeOffset="2">156 373 1848,'0'0'0,"-2"0"496,0-4 72,-2-1 96,4 5-664,-2-6 688,0 2-23,-2 0-41,2 0-80,0 1-56,1-1-64,1 4-424,-2-4 360,2 2-24,-2 0-40,-2 0-24,4 0-56,-2 2-8,2 0-208,-2-2 168,2 0-24,-2 2-32,0 0-48,2 0-24,0 0-24,0 0-16,0 0-8,0 4 0,0-2-40,0 0 8,0 2-24,0-2-48,0-2 112,0 2-168,0 2-112,2-3-256,0 3-272,-2-4-224,4 2-120,-4-2 1152,2 0-1201,2 0 209,-1 2-1464,-3-2 2456</inkml:trace>
  <inkml:trace contextRef="#ctx0" brushRef="#br0" timeOffset="3">236 271 2024,'0'0'0,"0"-2"408,0 2 80,0 0-488,2-3 512,2-1-40,-4 4-64,2-2-39,-2 0-33,0 0 0,0 2-336,0 0 384,4 0 8,-4 0 24,2 4 8,0-2-56,2 2-32,-4-4-336,2 11 312,1-9-64,1 10-32,0-9-48,0 11-40,0-3-16,-4-11-112,11 10 120,-9 0-16,0 3 0,2-1 0,0-1-7,0-1 31,-4-10-128,2 13 152,1-3 0,-1 0 8,0 1-32,2-7-16,-2 11-16,-2-15-96,2 4 72,2 8-8,0-8-8,-2-1-32,1 9-24,1-12 16,-4 0-16,2 4-8,0-2 16,2 2-8,0-2-24,-2-2 24,0 0-24,-2 0 24,3 0-40,-1 0-64,2-2-64,-2-2-72,0 0-88,2-8-193,-4 12 521,0-5-736,2-7-216,0 1-232,-2 1-120,4-2-9,-4 1 337,0 11 976,1-10-2344,-1 10 2344</inkml:trace>
  <inkml:trace contextRef="#ctx0" brushRef="#br0" timeOffset="4">325 346 2040,'0'0'0,"-2"4"632,0 0-48,0 0 40,2-4-624,-2 11 640,0-11-7,0 2-25,2 0-56,0 2-40,0-4-80,0 0-432,0 2 392,0 0-88,0-2-64,0 0-64,0 0-8,0 0-24,0 0-144,0 0 136,2 0 0,0 0-56,2 0-16,-2 0-8,0-4-32,-2 4-24,4-4 16,-1 0 8,1 1-24,0-3-24,0-4-16,6 6-64,-10-7-72,0 11 176,3-4-376,3-8-304,-2 9-344,8-11-384,-11 10-121,3-5-1599,-4 9 3128,0 0 0</inkml:trace>
  <inkml:trace contextRef="#ctx0" brushRef="#br0" timeOffset="5">486 277 2184,'0'0'0,"0"0"0,0 0 408,0 0 56,0-2-8,0-2-24,0 0-24,4 1-15,-4 3-393,0-6 352,2 0-24,0-4-32,-2 7-40,4-3-40,-4-6-24,0 12-192,2-4 152,-2-1-16,2-1-24,-2 2-8,0 0-24,0 0 0,0 4-80,0-2 88,0 1 0,0 1 8,0-2-16,0 0-8,-2 2 0,2 0-72,-2 0 80,0 0-16,0 0 0,0 0-32,0 4-8,0-3 8,0 3-16,2-4-16,-4 4 24,0 8 0,3-8-16,-3 7 8,0-7-8,2 7-16,2-11 8,-4 4-8,2 10-8,-2-10 16,4 9 16,-2-1-24,1-9 8,1-3 0,0 16 0,-2-12 0,0 11-8,2-11 8,0 11-8,0-11 8,0-4 0,0 14 8,0-10 8,0 5-8,4-5 8,-3 6 0,-1-10-16,2 2 32,2 9 0,0-9 16,0 2-8,0 0 0,0 0-8,-4-4-32,9 5 32,-5-1 0,0-2-8,5 0 0,-5 2 0,0-4-8,-4 0-16,10 0 8,-8 0 0,2 0 0,7 0-24,-9-2-16,2 0-48,-4 2 80,4-4-152,7 0-176,-9 0-264,2-1-272,0-5-296,7 8-177,-11 2 1337,2-6-1784,2-5-136,-4 11 1920</inkml:trace>
  <inkml:trace contextRef="#ctx0" brushRef="#br0" timeOffset="6">638 0 3200,'0'0'0,"-2"0"784,2 0-784,-2 0 672,0 0-79,0 0-49,2 4-8,-2-2-48,0 0-16,2-2-472,0 4 400,-1-1-56,-1 1-16,2 6-16,0-6 16,0 5 16,0-9-344,0 4 289,0 8-25,0-1-16,-2-7-16,2 12-24,0-7 8,0-9-216,0 14 160,0-1-40,0 1 0,0-1 0,0 0 8,0 3-48,0-16-80,0 17 96,0-1-56,2-1 0,1 0-32,-1-3 32,2 1-48,-4-13 8,4 14-24,0-1 40,0 1-48,7-3 32,-9 3-32,0-3-32,-2-11 64,12 12-136,-10-1-32,1 1-160,9-8-216,-12 9-384,4-9-545,-4-4 1473,11 12-1840,-9-8-41,10-1 417,-10 1-1088,-2-4 2552</inkml:trace>
  <inkml:trace contextRef="#ctx0" brushRef="#br0" timeOffset="7">786 58 1864,'0'0'0,"0"-2"472,0 2-472,-2-2 384,0 2 64,2 0 8,0 0-8,0-2-48,0 0-79,0 2-321,0 0 264,0 0-64,0 0-48,0-2-40,0 0-16,0 2-16,0 0-80,0 0 72,0 0 0,2 0 0,0 0-8,2 0 0,-2 0 8,-2 0-72,4 0 64,-1 4 16,1-2 16,0 0-16,0 2 0,6 0-8,-10-4-72,3 3 64,1 9-8,6-10 16,-8 2-24,2 7 24,9-7 0,-13-4-72,2 12 80,8-8 40,-7 9 8,1-3 16,8-7 0,-10 13 8,-2-16-152,4 9 128,7 3 24,-9 2 8,2-1 16,0 2 16,-2-1 32,-2-14-224,2 13 240,1-1 0,-3 1 1,2-3-41,-2 3-64,2-1-16,-2-12-120,0 12 80,4-3-16,-4 3-16,0-8-24,0 9 16,0-9-32,0-4-8,0 11 8,0-9-24,0 2-24,0 0-48,-2 8-80,0-12-184,2 0 352,-4 1-721,1 3-479,-1 0-552,0-2-17,0-2-1719,4 0 3488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8:09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45 1200,'0'0'0,"0"0"216,0 0-216,0 4 64,-2-2-8,0-2 0,2 2 8,-2 2 8,0-2 16,2-2-88,0 4 120,0-4 32,0 1 40,-2-1 24,2 0 24,0 2 48,0-2-288,0 0 296,-2 0 56,2 0 8,0 4 32,0-4 25,0 0-17,0 0-400,-1 0 400,-1 0-16,2 0-24,0 0-40,-2 0-24,2 0-16,0 0-280,-2 0 296,0 0-24,2 0 0,0 0-16,0 0-32,-2 0 16,2 0-240,0 0 256,0 0-56,-2 0 1,2 0-41,0 0-24,0 0 16,0 0-152,0 0 128,0 0 0,0 0-24,0 0-16,0 2-8,0 0 16,0-2-96,0 4 72,0-2-24,0 1 0,0-1-32,0 2 8,0 0 24,0-4-48,4 11 32,-2-9-8,2 2-24,-2 7-16,-1-7-8,3 0 32,-4-4-8,4 4 16,0 5-16,0-9 16,0 4-16,-1 0-24,1-1 24,-4-3 0,4 4 32,0 0-40,0 0 16,0-2-16,-1 2-24,1-3 24,-4-1 8,2 2 24,2-2-24,-2 4-8,0-4 0,2 0-16,-2 0 24,-2 0 0,2 0 8,1 0 0,-1 0-24,2 0-8,-2 0 0,-2-2 64,0 2-40,2-2 0,2-1 8,-4-1 8,0 0-72,0 0 64,0-2 16,0 6-24,2-3 0,-2-3 16,2 0-16,-2 1 0,0 1 8,0 0-8,0 4 0,3-6-16,-3 3-24,0-3 16,0 2-8,0 0 72,0 1-24,0 3-16,0-4 8,0 0 16,0 2-80,0 0 56,0 2 16,0-2-16,0 2 0,0-2 0,0 2-24,0 0-16,0 0 32,0 0 24,0 0-40,0 0 24,0 0-8,0 0-24,0 4-16,2-2 40,-2 0 16,0 2-8,0-4 0,0 2-8,2 0 0,2 3-8,-4-3 16,2 2 8,-2 0-8,0-4 0,2 2 0,2 1-16,-2 1 24,2-2-8,-4 2-8,1-2 8,-1-2 0,2 2-24,2-2 16,-2 3 8,0-3 8,2 2-16,-4-2 16,0 0-8,2 0 0,0 0 16,-2 0 0,4 0-8,-3 0-16,1-2 8,-2 2 0,4 0-8,-2-1 40,-2-1 8,4-2-32,-2 2-8,-2-2-8,0 4 8,2-4 0,-2 1 32,0-1 0,4-2-32,-4 0 16,0 1-32,0 5 16,0-4 8,0-2 56,2 1-64,-2 1 24,0 0 0,0 0-56,0 4 32,0-4 8,0 1 16,0-1 0,0 0-24,0 0 8,0 0-16,0 4 8,0-3-16,0 1 24,0 0-8,0 0 8,0-2-8,0 4 8,0 0-8,-2-2 8,2 0-8,0 1-8,0-1-24,-2 2 8,0-2-16,2 2 40,0-2-32,0 2-24,0-2-56,0 0-56,0 2-144,0-4-168,0 4 480,0 0-689,0-4-119,2 3-72,0-1-32,1 0-32,-1 2-81,-2 0 1025,2-2-1088,2 0 192,-2 2-1248,-2 0 2144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59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44 835 3624,'0'0'0,"0"0"448,0 0-448,0-2 288,0 0 8,0-2 49,4 0 55,-4 0 8,2-2-32,-2 6-376,0-11 320,2 7-32,-2-6-48,4 5-8,-2-9-8,-2 2-16,0 12-208,2-9 208,2-3-16,-3-1-16,3 1-24,-4 3-16,2-3-24,-2 12-112,0-10 96,2 5-32,-2-9 8,4 10-8,-4 0-8,0 1 24,0 3-80,0-4 72,0 2 24,0 0 1,0 2-1,0-2-32,0 2 0,0 0-64,-2 0 32,0 0-48,0 0-40,-2 2-56,1 2-49,-1 0-39,4-4 200,-4 11-248,0-9-24,0 10 32,0-9 16,0 11 40,1-3 40,3-11 144,-6 10-56,0 2-8,2-1 16,-2 3 24,3-3-24,-1 1 40,4-12 8,-2 11 24,0 1-24,0-2 0,0 1 0,2-1-32,0 1 64,0-11-32,0 4 16,0 10-16,4-10 8,0 7-48,-2-9 32,1 10 8,-3-12 0,4 2 0,0 0 0,6 1-8,-10 1-16,6-2-16,-3-2 24,-3 0 16,4 2-40,6-2-8,-8 0-48,2 0-80,7-4-96,-11 0-208,0 4 480,4-3-640,0-7-256,0 6-41,5-9-2183,-9 13 3120</inkml:trace>
  <inkml:trace contextRef="#ctx0" brushRef="#br0" timeOffset="1">218 565 3080,'0'0'0,"-2"0"792,2 0-128,0 0-664,-2 0 601,0-2 23,0 2 80,0 0-104,2 0-112,-4 0-96,4 0-392,0 0 264,-2 4 24,0-2-16,2-1-72,-4 3-80,4 2-96,0-6-24,-3 4 16,1 0 24,0 5 56,0-7-8,2 2-63,0 2-50,0-6 25,0 12-40,0-10 8,-2 7 64,2-5-24,0 6-16,0-6 0,0-4 8,0 11-32,0-7 72,0 8 9,0-11-82,0 11 25,0-10-72,0-2 80,2 4-64,2 0 88,-2 7-32,1-11-24,-3 2 0,2 0-64,-2-2 96,2 0-48,2 4 56,-4-4 16,2 0-48,0 0 0,2 0-56,-4 0 80,2-2-80,0 0 80,-2-2 8,4 0-24,-3 0-24,-1-7-24,0 11 64,2-4-80,2-6 48,-4 7-24,2-11 16,-2 10 0,4-7 8,-4 11 32,0-12-8,0 6-8,0-5 16,0 5 0,0-8 0,0 9 16,0 5-16,0-12 8,0 8 8,0 0-8,0-1 8,0 1 0,0 2 16,0 2-32,0-2 56,0 2 24,0 0 8,0 0-16,0 0-16,0 0-8,0 0-48,0 2 32,0 0-8,0 2-16,0-1-8,0 1-16,0 8 8,0-12 8,0 2-16,2 2 0,0 7 8,-2-9-8,4 10-24,0-10 32,-4-2 8,1 4-24,1 7 0,2-7 0,0-2-24,-2 2-16,2 0-32,-4-4 96,4 3-112,0 1-64,-1-2-96,1 2-216,0-4-320,-2 2-376,-2-2 1184,4 0-1329,0 0-2095,-4 0 3424</inkml:trace>
  <inkml:trace contextRef="#ctx0" brushRef="#br0" timeOffset="2">412 360 3592,'0'0'0,"0"0"0,0 0 808,0-2 33,0-1-105,-2-1-80,0 2-128,0 0-64,2 2-464,-2-2 456,-1 2-112,1-2-40,0 2-40,-2 0-88,0 0 25,4 0-201,-2 2 152,-2 2-56,2-2-32,0 2-40,0 7-8,1-9 8,1-2-24,0 10 80,-2-6-80,0 7 8,2-5-8,-2 7-48,0-9 40,2-4 8,0 16 0,0-5 0,0 1-16,0-3 32,0 3 24,0 0-48,0-12 8,0 9 64,0-5-80,0 12-40,0-7 48,0-5-56,0 8 152,0-12-88,2 2 56,-2 1-48,2 1-32,2 0-72,-3-2 40,1 0 56,-2-2 0,4 4-48,-2-4 16,-2 0-8,2-2-40,2 0 56,-2-2 16,-2 4 8,4-4-40,-2 0 48,0-7 0,1 5 32,-1-7 8,0 1-24,-2 12-24,4-14-16,-2-1-32,0 0 0,2-3 80,-2 3 24,-2-2-64,0 17 8,4-20 24,-4 3-32,2-4 16,-2 3 96,0-1-16,1-2-40,-1 21-48,0-17 80,0-3-16,0 1 88,0 2 80,0-5-32,0 5-72,0 17-128,0-19 120,0 1-32,-3 1 40,3 0 80,-4-1-104,0 5-48,4 13-56,-4-14 16,0 3-16,-2-1 40,3 1 80,-1 5-136,0-6 16,4 12 0,-6-3 8,2-1-72,0-2 200,1 6-56,1-2-64,0 2 0,2 0-16,0 0-56,-2 4 16,0 0 40,2 9-40,0-9-32,0 11-40,0-15 112,0 12-120,0 0 48,0 1 64,2 3-48,2-1-40,5 4-32,-9-19 128,4 18-144,8-1 96,-9 0 0,7 1 72,-6-3-80,9-1-32,-13-14 88,4 15-24,8 0-16,-8-1 64,7-3-80,-7 1-32,11-8-72,-15-4 160,12 15-216,0-11 8,-3 8-120,3-8-225,-1-1-335,-1-1-440,-10-2 1328,12 4-1640,-1-4-2377,-11 0 4017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58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13 275 2600,'0'0'0,"-2"0"1608,0 0-967,1-2-1,1 2-640,-2 0 576,2 0-48,-2 0-64,2 0-48,-2 0-24,2 0 0,0 0-392,-2 0 368,2 0-72,0 0-48,0 2 17,0-2-89,0 4 0,0-4-176,0 0 184,4 2-72,0 2 48,-1 0 24,1-1-64,-4-3-120,4 4 112,0 8-56,7-10-64,-7 9-8,0-7 16,5 10 40,-5-11-32,-4-3-8,11 14 32,-7-10-24,8 7-32,-9-7 96,7 6 8,-6-6-72,-4-4-8,4 9 32,5-7-72,-9 4 24,4 4 64,0-8-48,-2 1 8,-2-3-8,1 2-24,3 0 40,-4 2 8,0-4 40,0 0-56,0 0-16,0 0 8,2 0 32,-2 0-48,0 0 96,0-2-56,0-2-24,-2-1-8,2 5 8,-4-10-48,3 6 56,-3-7 24,0 7-48,-2-10-16,1 8-24,5 6 56,-4-13-72,-6 9 40,8-11 88,-1 5-80,-1-1 24,0 1-16,4 10 16,-4-6-88,-2-7 104,3 3 16,-3 4-64,2-5-16,0-1-40,4 12 88,-3-6-120,1-5 72,0-1 72,-2 3-48,4-3-16,-2 3 0,2 9 40,-2-12-88,2 0 96,-2 1-16,0 1-16,0-1-16,2-1-24,0 12 64,0-13-56,0 1 56,0 1-8,0-1-32,4 6 8,-2-5-40,-2 11 72,4-6-88,-4-6 32,2 9-72,0-3-72,-2-4-153,4 6-287,-4 4 640,3-3-1000,-1-1-328,0 0-192,2 0-2281,-4 4 3801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57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21 707 3136,'0'0'0,"0"0"536,-2 0-32,0 0-16,2 0-488,0 0 457,-2 0-65,0 2-56,2-2 40,-1 0-16,-1 0 32,2 0-392,-2 2 384,2-2 0,0 3-32,0-3 40,0 2 80,-2-2-39,2 0-433,-2 2 416,2-2-16,0 0-72,-2 4 48,2-4-32,0 0-32,0 0-312,-2 0 312,2 0-96,0 0 40,0 0-8,0 0-8,0 0-8,0 0-232,0 0 168,0 0-8,0 0-48,0 0 0,0 0 24,0 0-56,0 0-848,0 0 1640,4-2-816,-4 0 57,2-2-17,0-7-16,3 7-24,-5 4-56,4-11 8,0 5 40,6-10 0,-8 3 8,9 0 40,-7-3-56,-4 16-40,13-15 0,-9-1 48,10-1-80,-10-2 48,11 2-24,-11-3 8,-4 20 0,17-17 0,-13 0 32,11 0 24,-11-3-48,12 3 0,-7-2-40,-9 19 32,4-17-32,13-3 56,-13 3 8,8 2 40,-7-3-72,7 1-32,-12 17 32,11-15-32,-7-2 0,10-1 128,-10 3-40,5-2-56,-7 5-56,-2 12 56,14-13-80,-13 1 112,9 1 40,-6-1-64,7 2-8,-9-1-72,-2 11 72,12-6-72,-10-5 72,0 7 72,2-10-72,-1 11 8,1-9 8,-4 12-16,2-4-64,2-2 200,-2-3-48,0 5-80,2-2 8,-4-3-128,0 9 112,0-4-56,0 0 144,0-2-56,0 2-8,0 0 0,0 1-40,0 3 16,0-4 32,0 2 120,0 0-88,0 2-8,0-2 24,0 2-104,0 0 24,-2-2 56,0 2 72,0 0-80,0 0 0,-2 0-16,0 0-88,4 0 56,-4 4 32,1-2 8,-1 0-24,-2 2 8,-4-1-8,7 3-32,3-6 16,-4 12 8,-2-10 0,-4 2-16,7 9 32,-1-11-24,-8 9 0,12-11 0,-4 4 24,-1 10-24,-5-10 16,6 9 0,-7-9-16,7 7 0,4-11 0,-12 4 0,8 10 8,-7-11-8,7 7 0,-6-8 0,7 2 0,3-4 0,-4 11 0,-8-9 0,8 2 0,1 0-8,-3 0-16,2 0 16,4-4 8,-4 2-24,-2 1 8,4-3 0,0 0-8,1 2-24,-1-2-8,2 0 56,0 0-88,-2 0-8,2 0 0,0 0-16,0 0 0,0-2 16,0 2 96,2-3-96,1-1 0,1 0 8,2-2 8,4 2-16,-8 0-16,-2 4 112,11-5-112,-7-1 0,9-4 8,-9 6-1,8 1 25,-1-9-16,-11 12 96,4-4-96,13-7 40,-7 7-8,2-8-8,-3 9 32,3-11-16,-12 14 56,11-4-24,1-7-24,-1 7 24,1-8 8,-8 9 0,-4 3 16,15-12 16,-11 8-16,7-2 16,-7 1-32,10-5 8,-11 8 0,-3 2 8,12-4-16,-8-1 16,5 1 16,-5 2-32,6 0 32,-8 0-8,-2 2-8,4-2 0,0 2 24,-1 0-16,1 0-16,2 0 16,-4 0 0,-2 0-8,2 4 0,2-2 32,-2 0-24,-1 2 16,3 1 8,-4-1-16,0-4-16,2 12 56,-2-10-16,0 9-8,0-7-16,0 11-16,0-3 8,0-12-8,0 9 56,0 5-32,0-3 0,0 3 0,0-3-56,0 5 56,0-16-24,0 13 8,0 1 24,0 1-32,0-2 8,-2 1 16,2 1-48,0-15 24,0 12 32,0 1-32,0 1 0,0-3 8,0-7-24,0 11 32,0-15-16,0 4 0,0 10-16,0-12-8,0 1-56,0 1-8,4 0-8,-4-4 96,0 2-320,0 2-200,0-4-384,0 0-392,2 0-329,-2 0-399,0 0 2024,0-2-5113,0 2 5113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55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0 510 2024,'0'0'0,"0"0"0,0 1 424,2 3-112,-2 8-48,4-8-16,-2 7-16,0-9-24,-2-2-208,3 12 192,-1-8-16,2 5-16,-2-5-16,2 8-16,0-9-24,-4-3-104,4 12 105,0-10-9,-1 7 16,1-5 0,-2-2 8,0 2 16,-2-4-136,4 4 112,0 0 16,-2 0 0,0-1-32,2 1 16,-4-2-24,0-2-88,1 4 80,3-4-8,-4 0 0,0 0 16,2 0 0,-2 0 16,0 0-104,0-2 112,0 0 0,0 0 0,0-2 0,0 1-16,0-3 8,0 6-104,0-6 104,-2 2-16,2-5-32,-4 3 0,3-8-32,-3 5 0,4 9-24,-2-12 24,0 3 0,-2-3 8,0 1-8,2-1 8,0 2-16,2 10-16,-5-11 16,3 1 0,0 4-16,-2-7 8,2 1-16,0 1 0,2 11 8,-2-10 24,0-1-32,2 1-8,0 4 8,0-7-48,0 7 8,0 6 48,0-11-32,0 7-48,0-8-8,0 8-40,0-5-64,0 5-72,0 4 264,0-4-352,0-2-160,0 2-152,2-1-169,0 1-79,2 0 112,-4 4 800,2-2-2360,-2 2 2360</inkml:trace>
  <inkml:trace contextRef="#ctx0" brushRef="#br0" timeOffset="1">206 421 3560,'0'0'0,"0"0"0,0 2 848,0 2-271,0 0-81,0 0 8,0-1-8,4 7 40,-4-10-536,2 4 496,-2-2-80,2 2-8,2 7-104,-2-9-40,-1 0-48,-1-2-216,0 4 136,4 0-31,-2 0-49,-2-1-8,2 1-8,-2-2-32,0-2-8,0 4-16,4-2-16,-4 0 8,2-2 8,-2 4-81,0-4-151,0 0 248,0 0-496,0 0-336,0 0-304,0 0-336,0 0-65,0-2-1575,0 2 3112</inkml:trace>
  <inkml:trace contextRef="#ctx0" brushRef="#br0" timeOffset="2">92 148 2632,'0'0'0,"-1"0"1600,-1-2-807,2 2-793,-2-2 608,0 0-48,2 0 0,0 2-88,-2 0-112,2 0-128,0 0-232,0 0 104,0 4-32,0-2-40,0 0-16,0 2-16,0 0-32,0-4 32,2 11-64,2-7-96,-1 6-128,1-6-216,0 7-256,-2-7-232,-2-4 992,4 13-1129,0-9 33,0 12-1536,-4-16 2632</inkml:trace>
  <inkml:trace contextRef="#ctx0" brushRef="#br0" timeOffset="3">235 148 3288,'0'0'0,"0"0"904,0 0-904,0 0 617,0 0-137,0 0-24,0 0 24,0 0 32,0 0-24,0 0-3521,0 2 6506,4 2-3121,-2 0-72,2 0-56,-1 7-56,7-7-48,-10-4-120,4 10 96,0-7-16,0 9 0,5-8-8,-5 9-24,6-9 16,-10-4-64,4 15 48,7-11 17,-9 10 23,10-10 24,-9 11 40,9-11-8,-12-4-144,4 11 160,7-7-16,-9 10-40,10-10-16,-10 9-40,2-9 16,-4-4-64,4 4 16,7 5 16,-7-7-40,0-2 16,0 4-24,-4-4 16,3 0 0,-1 0-64,2 0-80,-2-2-72,-2 0-168,2-2-113,-2 4 497,0-11-656,0 5-160,0-7-144,0 3-80,0-2 24,0 1-17,0 11 1033,0-12-864,0 1-1592,0 11 2456</inkml:trace>
  <inkml:trace contextRef="#ctx0" brushRef="#br0" timeOffset="4">304 254 3144,'0'0'0,"0"4"712,0-2-160,0 1-7,0-1-65,4 0 8,-4-2-488,0 0 432,2 0-48,0 0-8,2 0-80,-2 0 48,2 0-72,-4 0-272,3-4 192,1-1 0,0 1-96,0-8 8,0 8-8,0-5-56,-4 9-40,4-4 16,-1-8-8,1 7 0,0-9 8,0 8-32,0-5-56,-4 11 72,4-12-152,0 3-16,7 3-88,-9-9-136,0 11-160,2-8-280,-4 12 832,4-4-1088,-2-9-241,1 11-1967,-3 2 3296</inkml:trace>
  <inkml:trace contextRef="#ctx0" brushRef="#br0" timeOffset="5">429 192 3472,'0'0'0,"0"0"648,0 0-128,0 0-520,4 0 505,-2-2 71,0-1 16,2-1-24,0 0-48,0-8-136,-4 12-384,4-4 368,1-7-56,-1 7-48,0-9 0,0 9-24,6-10-39,-10 14-201,0-5 200,3-9-32,1 3-48,0-1-40,0 2-16,-2-1-32,-2 11-32,4-10 40,-2 6-8,1-7-16,-1 5 24,2 2-16,-2 0-8,-2 4-16,0-3 32,0-1 0,0 0 8,0 4-8,0-2 16,0 2-24,0 0-24,-2 0 24,2 2 0,-2 2-24,-2 0-8,4 5 0,-3-7-16,3-2 24,0 12-24,-2-10 32,0 9 8,2-7 8,-2 9 8,0-9 16,2-4-48,0 16 48,-2-13 32,0 13 32,2-5 32,0-1 72,0-6 8,0-4-224,0 15 240,0-11 16,4 8-40,-2-9 8,0 1 0,2 8-24,-4-12-200,2 0 208,-1 4-16,3 0-32,0-3-72,-2 3-8,2-4-24,-4 0-56,4 0 16,-2 0 24,2 0-40,-1 0 16,9-2-16,-10 0-16,-2 2 16,4-3 24,5-1-24,-3 0 8,6-2 8,-8 0 0,11 1-16,-15 5 0,4-10 0,11 6 16,-3-7-8,-3 7-48,3-8-80,0 8-72,-12 4 192,11-13-296,1 7-96,1-7-128,-1 1-176,1 1-280,1-3-393,-14 14 1369,13-13-1936,3-3-272,-5-1-1889,-11 17 4097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53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40 101 2136,'0'0'0,"-3"0"552,-1-2-88,0-2-32,4 4-432,-6-2 424,2-2 8,0 1-23,1 3-1,1-4-8,2 4-40,0 0-360,-2-2 320,-2 0-32,4 2-48,-2 0-8,0-2-40,2 2-8,0 0-184,0-2 184,0 2-8,0 0 0,0 0-16,0 0-24,0 0-16,0 0-120,0 0 104,0 0 24,4 0-16,-2 4 16,2-2-8,-1 2 8,-3-4-128,12 9 120,-10-5-7,2 7-41,9-7 16,-9 10-32,8-11-16,-12-3-40,3 16 24,11-5 16,-10-2-24,9 3 16,-9-1 8,8-1-16,-12-10-24,3 11 40,11-7 0,-10 9 0,7-9-32,-7 8 0,10-9-32,-14-3 24,1 4-24,11 8 0,-10-12 0,9 3 32,-9-1 8,2 2-16,-4-4 0,4 0 8,8 0-16,-10 0-8,-1 0 8,3 0-8,-2-2 40,-2 2-24,2-2-8,2-2 16,-4 1-8,2-3-8,-2 2-16,0-5 32,0 9-8,0-2 48,0-4-48,0-5 32,0 7-56,0-8 8,0 9 24,0 3-8,-2-10-40,2 6 48,-2-9-48,0 9 8,0-7 64,0 7-24,2 4-8,-4-6 8,4 2-16,-3 1-32,3-3 8,-2 2-32,0 2 0,2 2 64,-2-5-40,0 3-72,0 0 40,0 2-1,0-2 9,2 0 24,0 2 40,0 0-96,0 0 0,0 0-32,0 0-32,0 0 40,2 2-56,-2-2 176,4 2-152,0 2 0,0-1 8,-1 1 80,9 0-8,-8 0 56,-4-4 16,4 9-40,7-5-8,-9 0 48,2 5-88,8-5 40,-9 0-24,-3-4 72,4 4-96,8 0 56,-10 5 8,1-9 8,9 4-16,-12-2-24,0-2 64,4 0-72,0 2 16,0-2 0,7 0-8,-11 0 32,2 0-24,-2 0 56,4 0-40,0 0 16,-2 0-24,0 0 56,1-2 0,-3 0-24,0 2 16,2-4 0,0 0 8,-2 2-8,4-1 24,-4-1 8,0 0-48,0 4 16,0-6 16,0-3 32,0 5-24,0-7-16,0 7-16,0-8-24,0 12 32,0-3-32,-2-9 32,0 6 0,0-7-24,0 7-16,0-5-24,2 11 64,-1-6-96,-1-7-24,0 7-24,2-5-72,-2 7-56,0-5-48,2 9 320,0-4-392,0-2-88,-2 2-177,2-1-135,-2-1 48,2 2-1504,0 4 2248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53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62 392 1792,'0'0'0,"0"0"152,0 0-112,0-2-24,4 0 8,-4 2-8,0 0-16,0-4 16,2 4 0,-2-4-16,2 3 24,-2-1-8,0-2-8,0 4-8,0 0 24,0-4-8,3 2-8,-3 2 0,0-2 0,2 0 8,-2 2-16,0 0 0,0-2 16,2 0-24,-2 2 8,4-2 8,-4 0-24,0 2 16,0 0 8,0-2-16,2 1 8,-2 1 0,0-2 0,0 0 8,0 2-8,0 0 0,0-2-8,0 0 8,0 2-8,0-2 0,0 2 8,0-2 0,0 2-8,0-2 8,-2 0 0,2 2-8,0 0 8,-2-4 8,0 4-8,2-2 8,-2 0 0,0 0-8,2 0 8,0 2-8,-2-1 24,1-1-16,1 0 8,-2 2 0,0-4-8,2 4-8,0 0 0,-2-2 8,0 0 8,2-2 0,-2 2 8,0-2 16,2 2 24,0 2-64,-2-3 120,0-1 56,2-8 24,-2 8-32,0-5-24,0 3-48,2 6-96,-2-12 80,0 1 16,1-1-8,-3 0-16,2-1-8,0-1-16,2 14-48,-4-13 48,2-1 0,0 3 0,-2-5-16,2 5 16,0-5-8,2 16-40,-4-13 24,3-3 8,-1 1-32,0 1-16,0 1-48,2 1-96,0 12 160,-4-4-248,4-7-208,-2 7-88,0 0-1744,2 4 2288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31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79 1344,'0'0'0,"-1"0"24,0-1-8,0 1-16,1-1 0,-1 0 0,1 1 0,0 0-8,0-1 8,1 0 0,1-1 8,-1 1 0,1-1 0,-2 2-8,1-2 8,4-2 0,-4 2-8,3 0 8,-2-2-8,3 3 0,-5 1 0,2-3 8,3-1 0,-4 3 0,4-4-8,-4 4 8,4-1-8,-5 2 0,1-5 8,4 3-8,-4-2 8,4 2 8,-4 0-16,4 0 8,-5 2-8,0-2 8,1 0 0,1 0-8,-1 0 0,1 0 8,-1 0 0,-1 2-8,1-1 8,0-1 0,-1 1-8,0-1 0,0 1 0,0 1 8,0 0-8,0-1 16,0 1-16,-1 0-8,0 0-8,-1 0 0,1 0 16,1 0 0,-1 1 0,-1 1-8,0 0 8,-2 2 0,2-2 0,-2 2 0,4-4 0,-2 2 8,-2 3-8,3-3 0,-4 4 8,4-2-8,-4 2 0,5-6 0,-2 5 8,-3 0-8,3 1-8,-3 1 8,3-1-16,-3 0 24,5-6-8,-2 5 0,-2 1 8,2-1 0,0 0 0,0 1 24,0-2 0,2-4-32,-1 6 32,1-2 8,-1 0-24,1-2 0,0 4 16,0-5 8,0-1-40,1 4 32,0-4-8,1 2-24,2-1-8,-3 0-8,1 0 0,-2-1 16,5 0-8,-3 0-16,4 0 8,-1 0 0,-1 0 0,1-2 0,-5 2 16,5-1-8,1-4-16,-1 4 16,1-4-8,0 3 16,0-3-16,-6 5 16,5-2-32,1-3-24,-2 3-8,1-2 8,0 2 8,0 0-16,-5 2 64,5-5-1256,-5 5 1256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52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1512,'0'0'0,"0"2"296,0 0-16,2-2-24,-2 4 40,0-2-8,0-2-288,0 2 296,0-2 8,0 3-16,0-1 40,4 0-48,-4 2 1,0-4-281,0 4 248,0-2-16,0 2 8,0 0-32,0-1-16,2 1-40,-2-4-152,0 2 152,0 0-8,0 2 8,4-2 32,-4 2-32,0 0 0,0-4-152,1 2 144,-1-1-24,2 3 0,-2-2 16,0 0-32,4 2-8,-4-4-96,2 2 96,-2 2 0,2-2 24,-2 0 8,0-2-16,0 3-8,0-3-104,0 2 88,0 0 8,0 2 56,0-4-32,0 2 0,0-2 8,0 0-128,0 2 80,0-2 40,0 0 8,0 4-31,0-4-1,0 2-16,0-2-80,0 4 72,0-4 8,0 2 0,0-1-16,0 3-24,0-2 0,0-2-40,0 4 32,4-2 40,-4 2-24,0 0-32,0-2 16,0 1-32,0-3 0,0 4 16,0 0 24,0 0-16,0 0-8,0-2 8,2 2-24,-2-4 0,0 4 0,0 7 16,2-9-16,-2 2 8,4 0-8,-4 7 0,0-11 0,2 4 0,1 6 24,-1-6-24,0 7 16,2-7-8,0 13-16,-4-17 8,4 4 8,2 12-8,3-7 16,-9 3-8,4-1 8,8-1 8,-12-10-24,0 13 0,3 3 8,9-3-8,-10 1 0,2 1 16,7-1 0,-11-14-16,2 13 8,2 2 0,0 1 8,7-5-16,-7 7 0,6-5 0,-10-13 0,2 16-16,9-3 40,-7 2 0,6-1 24,-6-3 8,7 5-32,-11-16-24,2 13 16,10 1 8,-9 1-24,7-1 16,-6-1-8,6 3 0,-10-16-8,2 11 24,1 3-24,11-3 16,-10 3-16,5 1 0,-5-2 8,-4-13-8,14 14-8,-11-1 24,9 1 0,-8-3 8,7 3-24,-7-3 8,-4-11-8,12 12 0,-10 1-8,9 1 24,-7-3-16,10 3 16,-13-1-8,-1-13-8,12 12 24,-8 1-16,0 1 0,9-1 0,-11 3-8,10-3 8,-12-13-8,3 14 16,7-1 0,-6 1 8,0-1-16,5-1 8,-5-1-16,-4-11 0,10 14-16,-8-1 32,2 1-32,9-3 40,-11 3 0,2-3-24,-4-11 0,13 14 8,-11-3 8,10 1-16,-10-1 8,7 1 8,-5-1-8,-4-11-8,10 10 32,-6 2-16,7-3-16,-5 1-8,4 1-24,-7 1 24,-3-12 8,10 4 0,-6 15 32,7-9-16,-7 1-8,8 1 16,-8-3-40,-4-9 16,11 12 16,-7-1 0,9 1-16,-9 0 8,6-1 8,-6-7 0,-4-4-16,11 13 8,-7-1 16,6-2-24,-8 1 8,9-1 16,-9-1-24,-2-9 0,12 4 16,-10 14-8,2-15 0,7 15 16,-7-14-16,7 7-8,-11-11 0,4 6 0,8 7 8,-10-9 16,11 10-8,-11-10-16,10 9 8,-12-13-8,4 12 16,7-3 0,-7-5-8,7 13 8,-7-5 8,10-8-16,-14-4-8,9 17 32,-5-7-16,14 1-16,-7 1 24,1-1 0,-3 1-40,-9-12 16,12 11 40,-1 3-32,-1-1-16,3-1 64,-3 1-40,3 1-32,-13-14 16,12 15-8,-2 1 8,1-1 0,3 2 40,-1-1 8,-3-3-32,-10-13-16,13 14 24,-3-1-24,-1 1 0,5-3 0,-3 1 16,1-1 16,-12-11-32,11 12-8,3-3 8,-1 3-40,1-2 8,-1-7 16,-1 13 32,-12-16-16,13 11 8,1-7-16,1 14 56,1-9-48,-3 3 48,2-1-24,-15-11-24,12 10-32,1 1-8,-1-1-24,1-6 88,-1 9 40,0-9-48,-12-4-16,11 16 40,-1-12-16,1 7-40,1-7 48,-1 9 24,1-9-104,-12-4 48,11 10-8,-1-6-8,2 7-8,1-9 80,0 2-8,1 8-32,-14-12-16,11 3-24,3 1 40,-1 6 8,-1-10 48,-1 4-8,-1 0-56,-10-4-8,4 13-8,13-11 16,-5 2 24,-1 9-8,1-13-16,-1 10-16,-11-10 8,4 2-16,10 2-8,-3 0-16,-7 7 16,10-11 0,-11 4 8,-3-4 16,14 4 32,-10 0-16,11-1 16,-11 1-56,8-2 16,-11 0-32,-1-2 40,12 4-56,-10-2 32,2 2-8,7-2 8,-9 2-16,4-2 8,-6-2 32,10 0-32,-10 1 40,3 3-56,9-4-8,-12 2-8,4 2-48,-4-4 112,4 0-24,0 2 0,-1 0 0,1-2-24,6 4 8,-10-4-16,0 0 56,4 2-24,0-2 0,-1 2-8,1 1-16,-2-3 8,2 2-8,-4-2 48,2 0-32,2 0 8,-2 0-8,2 4-16,-3-4 0,-1 0 8,0 0 40,2 0-32,2 0-16,-4 2-16,2-2-8,-2 0-32,2 0-16,-2 0 120,0 0-104,0 0-8,0 0 8,0 0 16,4 0 8,-4 0 8,0 0 72,0 0-48,0 0-16,0 0 8,0 0 8,0 0-24,0 0 24,0 0 384,0 0-728,0 0 344,0 0 0,0 0 8,0 0 16,0 0-17,0 0 634,0 0-1218,0 0 601,0 0 0,0 0 8,0 0-16,0 0 8,0 0 769,0 0-1506,0 0 745,0 0 8,0 0-8,2 0 8,-2 0 8,0 0-16,0 0 0,0 0 8,0 0 0,0 0-8,0 0 8,0 0 80,4 0-152,-4 0 72,0 0 0,0 0 0,0 0 0,0 0 16,0 0-8,0 0-8,0 0 0,0 0 0,0 0-16,0 0 16,0 0 0,0 0 72,2 0-120,-2 0 48,0 0 0,0 2 8,2-2-24,-2 0 24,3 0-16,-3 0 8,2 0-16,-2 0 16,0 0 8,2 0-24,-2 0 8,0 0 0,0 0 0,4 0 0,-4-2-24,0 2 40,0-2-32,0 2 0,0-2-24,0 0 8,0 0 0,0 2 8,0 0 40,0-1-24,0-1 8,0-2 0,0 4 8,0-2-8,-2 0 0,2 2 16,-2 0 16,0-2 0,0 0-8,-1-2 8,-1 4-16,0-2 16,4 2-16,-4-2 32,0 0-24,-2-1 16,3 1-16,-9 0-8,8-2 0,4 4 0,-6-2 32,-5-2-24,5 0-8,-5 0 0,7 1-40,-10-1 8,14 4 32,-6-2 8,-5 0-16,7-2 0,-7 4 32,7-2-48,-8 0 40,12 2-16,-4 0 16,-5 0-8,5 0 0,-10 0-8,11 0-8,-11 0 16,14 0-8,-4 0-8,-9 0 8,9 0 8,-8 0-24,7 0-8,-7 0 40,12 0-16,-6 0 8,-7 0-8,9 0 24,-11 0-48,3 0 16,6 0 8,6 0 0,-13 0-24,1 0 16,8-4-40,-13 2 24,7-1-24,-1-1 16,11 4 32,-14-4-8,-1 0-40,4 0 24,-5-2-56,7 1-16,-5-1-48,14 6 144,-11-4-160,7-2-24,-8 2-40,8 1 40,0-1-80,3 4-48,1 0 312,-2-2-304,2 0-88,0 2-8,2 0-8,1 0-193,9 0-71,-12 0 672,2 4-744,9-2 120,-7 1-1536,-4-3 2160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50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12 593 2736,'0'0'0,"0"0"384,0 0-384,-2 0 368,0-2 16,0 0 40,0 2 49,2-2 39,-2 0 40,2 2-552,0-2 432,-2 0-56,2-2-96,0 1-136,0-1 40,0 0-88,0 4-96,0-6 88,0-3-8,0 5-32,4-10-8,-4 5 40,2-3-16,-2 12-64,2-12 8,2 1 32,-3-1-80,3 1 24,0-3 40,0 3 0,-4 11-24,4-14 8,7 3-8,-11-1-40,4 1 56,8-1 8,-10 3-32,-2 9 8,4-6-8,7-8-32,-7 8 16,0-5-16,9 7 32,-9 0-40,-4 4 48,14-4-80,-11 1 32,9 1-32,-8 2 40,7 0-24,-7 3-16,-4-3 80,14 4-96,-10 6-16,5-6 56,-7 7 24,2-5 16,8 6 8,-12-12 8,0 11-8,1 3 24,-1-3 64,4 3-24,-2-1-24,0 3 40,-2-16-72,4 13 56,-4 1 80,0-1 40,0-1 24,0 1-16,0-1-48,0-12-136,-2 11 160,0 1 32,2-3 8,-2 3 32,0-1-24,2-7-80,0-4-128,-2 14 120,0-8 25,-1 3-25,-1-7 24,0 2-72,0 0-24,4-4-48,-4 4 48,0-2 0,0-1-8,1 3-24,-1-2-32,0-2-32,4 0 48,-4 4-40,0-4 40,0 0-32,1 0-56,-1 0-40,0 0-96,4 0 224,-4-2-273,0 0-55,2 2-160,0-2-136,0 0-232,2 0-280,0 2 1136,0 0-1281,0-1 209,0-1-1768,0 2 2840</inkml:trace>
  <inkml:trace contextRef="#ctx0" brushRef="#br0" timeOffset="1">327 497 3976,'0'0'0,"0"2"688,0-2-688,0 3 337,0 9-105,0-10 16,2 2 64,0 0 80,2 7 16,-4-11-408,4 4 344,0 0-72,-3 0-80,3 5-72,0-5-32,-2 0-40,-2-4-48,4 12 48,0-11-24,0 11-8,-2-10-16,3 2 8,-3 0-16,-2-4 8,2 4 0,2 7-32,0-11-40,-2 2-56,-2 0-88,2 2-104,-2-4 320,0 0-512,0 0-336,0 0-369,0 0-2335,0 0 3552</inkml:trace>
  <inkml:trace contextRef="#ctx0" brushRef="#br0" timeOffset="2">233 269 4368,'0'0'0,"-4"-1"881,0-3-377,-2-8-184,3 12 48,3 0-368,-4-4 312,2 0 56,0 1 32,2 3-112,-2-2 32,0 0-88,2 2-232,0 0 152,0 0-40,0 0-56,0 0-48,0 0 16,0 2-16,0-2-8,2 4-56,0 5-56,-2-5-96,4 8-112,-2-11-192,1 11-280,-3-12 792,4 4-1112,0 7-193,6-7-159,-10 8-1056,0-12 2520</inkml:trace>
  <inkml:trace contextRef="#ctx0" brushRef="#br0" timeOffset="3">416 356 3608,'0'0'0,"0"4"520,2 0-104,1 0-71,1 7-49,0-9 0,-4-2-296,12 12 256,-12-8-56,4 11 24,-1-5-104,7 1 0,-6-1-56,-4-10-64,9 11 8,-5-1 16,0 0 8,0 1 8,6-7-40,-7 13 0,-3-17 0,10 10-40,-8 1 8,2-1 40,0-6-8,0 9-32,1-11-8,-5-2 40,10 14-48,-10-12 0,2 7 40,2-5 0,0 0-64,-2 0-32,-1 0-64,-1-4 168,4 4-224,-2-1-32,-2 1-72,0 0-104,0-2-169,0 2-127,0-4 728,0 2-2088,0-2 2088</inkml:trace>
  <inkml:trace contextRef="#ctx0" brushRef="#br0" timeOffset="4">406 379 3880,'0'0'0,"0"0"648,-2 0-271,0-2-129,2 0-16,0 2-232,-2 0 248,2-3 8,0-1-16,0 0-40,0 0-56,0 0-48,0 4-96,0-4 56,0-5-16,2 5-16,2 0 0,-2-8-8,0 7 0,-2 5-16,4-12 0,-2 6 0,0-7 8,1 7-16,1-6 8,0 1 0,-4 11 0,12-10 0,-10-1 0,1-1 0,9 3-8,-10-3-16,2 2 0,-4 10 24,11-3-16,-7-9-8,8 10 8,-8-2-24,7 0 16,-7 2-24,-4 2 48,10-1-56,-5 1-16,5 0 0,-8 3 8,9-1 16,-7 2 24,-4-4 24,4 4-24,0 8 32,0-9 24,0 11 32,0-10 56,-3 11 16,-1-15-136,4 4 152,-4 11 24,0-5 8,0 2 40,0-3 40,0 3 56,0-12-320,0 11 376,0-1 16,-2 1 8,0-1-39,-1-6-25,-1 9-24,4-13-312,-4 4 272,0 10-32,2-10-56,-2 5-48,0-3-16,1 4-8,3-10-112,-4 2 72,0 1 0,0 1-40,0 0-32,2 0 8,-2 0 16,4-4-24,-3 2 0,1-2-48,0 0-56,0 0-72,-2 0-48,0 0-72,4 0 296,-2 0-440,-2 0-313,2 0-343,0-6-352,2 4-248,-1-2-2193,1 4 3889</inkml:trace>
  <inkml:trace contextRef="#ctx0" brushRef="#br0" timeOffset="5">649 279 3744,'0'0'0,"0"2"600,0-2-239,0 0-89,0 0 64,0 0-336,0 0 472,3 0 80,-3 0 80,2 0-72,0-2-144,2 0-88,-4 2-328,0-4 256,2 0-8,0 1 56,2-7-64,-2 6-31,2-9-33,-4 13-176,3-12 128,1 3 40,0-5-72,0 1-48,0 1-8,0-1-56,-4 13 16,3-12 8,1 0 64,2-3-16,-2 2-8,-2-1-24,2 3-40,-4 11 16,2-12-32,1-1 56,-3 1-16,0 2-40,0 5 32,0-7-48,0 12 48,0-4-16,0-2 72,0 1 8,-1 1-56,-1 0 0,2 2-32,0 2 24,-2 0-64,-2 0 112,2 2-72,-2 2-16,0 5-16,2-5-64,2-4 120,-4 14-96,1-3 16,1 1 56,-2 1-16,2 1 16,-2-1 48,4-13-24,-2 18-32,0-5 112,2 2-64,-2-1 8,0-1 0,2-1-56,0-12 32,0 13 16,0-1-48,0-2 32,0 1 0,0-7 16,0 8 24,0-12-40,4 1 0,-2 3 24,0 0-40,2 0 0,-2-2-16,2-2-32,-4 0 64,4 0-48,7 0-8,-9 0-8,2-2-16,9-2-8,-11-5 8,-2 9 80,14-6-88,-10-10 7,9 5-15,-3-3-8,1 1-32,-1 1-8,-10 12 144,11-13-120,3-3-8,-1 3 16,1 1-24,-3-3-80,5 2-224,-16 13 440,13-14-936,1-1-592,1 3-2585,-15 12 4113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48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3248,'0'0'0,"4"0"336,-4 4-120,4 5-40,-2-7 16,-2-2-192,3 12 232,1-8-8,6 9-7,-6-9-9,0 13-64,7-7-24,-11-10-120,2 11 96,12 0-24,-10 3 0,11-1 8,-11 1 0,11-1 8,-15-13-88,4 13 88,10-1 0,-11 1 16,9 1 40,-8-3 8,0 1 16,-4-12-168,11 13 184,-9-4-16,2 3-8,8-3-16,-9 3-24,1-8-8,6 7-32,-10-11-80,4 4 56,-2 8-16,2-11-32,-2 3-16,1 8-8,-3-12 16,4 0-32,-2 4-32,-2-1-72,2-1-120,-2 2-200,0-4-368,0 0 824,0 0-1209,0 0-2463,0 0 3672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47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3034 2424,'0'0'0,"0"0"216,0 0 56,2-2 24,-2 0 24,0 2-320,0 0 336,0 0 32,0-2 32,4 2 1,-4-2-9,0 2-16,0 0-376,0-2 360,2 1-40,2-1-24,-4 0-32,1-4 0,1 4 0,-2 2-264,4-2 256,-2-2 24,2 0-8,0 1 8,0-3-16,0 2-16,-4 4-248,3-6 233,9 0-25,-10-5-16,2 5-8,7-6-8,-7 9 0,-4 3-176,12-10 184,-9 6-16,11-11-16,-10 5-8,13-1 0,-4-3 16,-13 14-160,12-15 200,3-1 0,1 1 48,-1 0-16,2-5 16,1 3-48,-18 17-200,19-19 160,-2 0-16,2-1-40,1-1-24,-1 0-32,-2 2 16,-17 19-64,19-21 48,0-2 32,1 1 0,-1 5-16,0-4-16,0 4 8,-19 17-56,18-22 80,1 3-16,2-4 0,0 0-16,-2 2-32,2 0 8,-21 21-24,20-20 32,-1-3 0,2 0 0,0 0-8,-2 0 9,4 0-17,-23 23-16,22-21 56,1-4-48,0 0-8,0 0 24,0-4-48,-2 2 40,-21 27-16,19-27 40,2 0-32,-2 2-8,3-2-8,-3 2-24,2 0 40,-21 25-8,21-25 40,0-2-24,0 2-8,0 0-32,1 0-24,-1 2 40,-21 23 8,21-23-16,0-2 32,0 4-16,-2 0 0,1 1 8,-1-1-16,-19 21 8,17-19 48,4 0-24,-2-2-8,-1 1 32,3 1-48,-4 2 40,-17 17-40,15-18 64,5 1-40,-3-2-24,2 2-16,-2-1-32,1 3 120,-18 15-72,15-17 24,0 1-8,3 3 16,-3-3-72,-1 1 40,1 0 32,-15 15-32,15-16 32,1 3-8,-1-3-16,-1-1 64,-3 2-72,4-3 48,-15 18-48,16-15 32,-1-2-48,-1 3 48,-3-1 48,1 1-16,1 1-32,-13 13-32,10-14 48,1 1 0,1-1 16,-8 5 64,9-3-16,-9 1-72,-4 11-40,15-10 72,-11 4-64,10-5 144,-11 7 8,9-8-56,-10 8-56,-2 4-48,11-11 32,-7 7 48,6 0 96,-6-7 144,-1 9-136,11-2-64,-14 4-120,2-12 80,7 10-80,-5-1 96,0-1 8,6-2-48,-6 2 24,-4 4-80,3-4 56,1-1 16,0 1 104,0 0-56,0 0-72,0 0 8,-4 4-56,3-4 0,1 2 72,-2-1 56,2 1-32,0-2-136,0 2 64,-4 2-24,4-2 16,-2 0 64,1 0 128,-3 2-56,2-2-128,0 0-24,-2 2 0,0 0-8,0-2-32,4 2 152,-4-2-56,0 2-40,0 0-32,0 0 16,0 0-56,0 0 136,0 0-64,0 0 57,0 0-65,0 0-129,0 0 121,0 0 24,0 0 73,0 0-122,0 0-7,-2 0-112,2 0 144,-2 0-160,-2 0 232,2 0-176,1 0 80,-3 0-24,2 0-112,2 0 160,-2 0 24,0 0-56,0 0 32,0 0-64,0 0 16,0 0-8,2 0 56,0-2-80,-4 1 88,4 1-40,-3-2-8,1-2 8,0 4-64,2 0 96,-4-4-32,2 2-16,-2 0-24,0-2 0,2 0-8,-1 0 8,3 4 72,-4-1-32,0-3-16,0 0 0,0 0 32,0 0-48,-1 0 8,5 4 56,-6-4-56,-4-1-16,6-7 16,0 10-24,-7-4 24,7-3 0,4 9 56,-6-4-56,-3 0 16,5-7-16,-8 5 24,9-10-16,-9 7 8,12 9 40,-4-14-56,-11 1-16,5-1 16,-1-1-8,-1 0 8,1-3-16,11 18 72,-12-17-64,-1-4 8,-1 0-40,-1 0-16,-1-3 8,-1 3 8,17 21 96,-17-25-88,0 0 40,1 2 8,5 0 16,-3 0 24,1 0-8,13 23 8,-12-21 8,1 0 8,1 1-16,6 3 8,-9 2 0,9-1 16,4 16-24,-12-13 24,9-3 0,-11 5-24,10-1 8,-7 1 0,7 1 24,4 10-32,-13-6 48,9-7-8,-12 9 8,11-6-24,-9 7-8,3-9 0,11 12-16,-12-4 0,8-7 8,-13 5 8,7-6-8,-1 8-16,-1-11-32,12 15 40,-11-10-8,-1-3-24,-1 3 32,-1-1-16,3-1-16,1 1 16,10 11 16,-6-12-40,-7 3 8,7-3-8,-5 2-16,5 5-32,-6-7-24,12 12 112,-3-4-136,-1-2-40,-8-3-32,10 5-32,-2 0-24,1 0 7,3 4 257,-4-4-224,-2 1-72,2-1-48,0 2-104,2 0-216,0 0-168,2 2 832,-3 0-1040,1 0-241,0 0-199,-2 4-216,2-2 175,-2 2-1839,4-4 3360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46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1425 3184,'0'0'0,"0"0"552,0 0-168,0 0-80,0 0 9,0 0 63,0 0-376,0 0 424,0 0 48,2 0 24,2 0-16,-4 0-48,2-2-48,-2 2-384,4 0 328,-3-2-80,1 0-16,2-2 56,0 3-8,0-3-23,-4 4-257,4-4 200,-2 0-104,2 0 56,7 0 16,-7-1-72,7-1 56,-11 6-152,4-4 88,6-2-24,-6 2 120,9 0-96,-9-1 32,12 1-24,-16 4-96,3-6 128,13-4 32,-7 7 64,5-9 64,-3 8-64,3-7 40,-14 11-264,11-4 224,5-12 16,-3 13 64,3-13 8,1 5-80,0-1 8,-17 12-240,18-13 208,-1-1-47,2-3 127,-2 2-160,3-3-32,-3 1-24,-17 17-72,19-17-40,-1-1 88,1-1 8,0 0-24,0 2 0,1-5-56,-20 22 24,21-21 0,2 2 24,-2-4 0,2 2-16,-2-2-16,0 2-16,-21 21 24,21-22-24,1 1 56,-3 2-32,2 0 16,-4 1-32,3 1-32,-20 17 48,17-15-48,0 1 80,1 1 80,-1-1-96,-2 1 56,3-1-96,-18 14 24,15-15-80,0 2 104,1 1 0,-3-1-16,5-1-8,-5 1-8,-13 13 8,15-14-32,1 1 88,-3-3-48,5 1-8,-5 0 8,2-1-64,-15 16 56,14-15 16,1-3 48,1 1-56,-1 2-8,0-3-8,1 3-48,-16 15 56,17-17 0,-1-1 48,1 3-40,0-2 0,-3-1 8,1-1-48,-15 19 32,12-17 8,1 0-8,1-1 0,-1 1 0,0 2-8,-1-1 16,-12 16-8,13-15 0,-1-1 0,0 3 0,-3 0 0,3-1 0,-3 3 8,-9 11-8,4-12 0,13-1 0,-13 3 16,10 0-8,-10 5 0,7-9 16,-11 14-24,4-4 24,8-9 8,-10 9-8,9-8-16,-9 9-8,2-9 8,-4 12-8,11-4 24,-7-7 0,0 9 16,0-4-8,0 0 16,0 2-8,-4 4-40,3-4 48,-1 1-8,2-1 16,-2 2 8,-2 2-8,0-2 32,0 2-88,2-2 88,-2 2 24,0 0-16,0 0-24,0 0-16,0 0-16,0 0-40,0 0 32,0 0 0,0 0-24,0 0 8,0 0-40,0 0 0,0 0-16,0 0 96,0 0-24,0 0-48,0 0-56,0 0 168,0 0-96,0 0-8,0 0-8,0 4 0,0-4-24,0 0 40,0 0-32,0 2-8,0-2-56,0 4-56,0-2-64,0-2-120,0 0 336,0 1-536,-4 3-192,2-4-265,0 0-271,-3 2-224,1-2-289,4 0 1777,-4 2-2112,-6-2 31,8 0-1591,2 0 3672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45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3688,'0'0'0,"-4"0"688,4 4-255,-2-2-105,2-2-328,-2 2 328,2 2-88,0-1 80,0 9-56,4-10 0,-4 9-24,0-11-240,2 4 192,0 10 24,2-3-8,-1-1 32,1 1-80,6 5-32,-10-16-128,0 15 80,4 0-24,0 3 88,7-1-8,-11 0 72,4-1-24,-4-16-184,12 17 192,-10 0 40,2 1-15,0 1 63,-1 0-64,9 2-8,-10-4-16,-2-17-192,4 20 144,0-1 24,0 0 0,-1 0-40,7 0-32,-6 1 32,-4-20-128,4 15 72,0 2 80,0 1-48,-1-1-48,1 2-24,0-2-64,-4-17 32,4 16 0,0 3 16,0 0 40,0 0-32,0-1-8,-1 3-16,-3-21 0,4 15-48,0 3 56,0-1-8,0 0 8,-2 0 8,2-1-16,-4-16 0,4 17 0,-1 0 0,1 1 0,0-1 0,0 0 0,0 0 0,-4-17 0,4 16 0,-2 1 32,2-3-32,-1 1-8,1 0 8,6 3-40,-10-18 40,0 15 0,4 0 0,0 1-8,7-1 16,-9 0 8,2-1 0,-4-14-16,4 13 32,0 3-24,-2-3 0,2 1-8,-2 1 8,1-3 0,-3-12-8,4 15 16,2 0 0,-4-5-16,2 1 0,-2 1 8,2-8-8,-4-4 0,2 15 0,0-5 0,1 1-8,-3-7-8,2 10 16,0-11-16,-2-3 16,4 12-16,-4-8-16,2 0 0,-2 5-16,0-5-8,2-2-24,-2-2 80,0 4-104,0 0-24,0 0-32,0-1-16,0-1-32,0 0-32,0-2 240,0 0-288,0 4-40,0-4-121,0 0-71,0 0-144,0 0-224,0 0 888,0 0-1160,0 0-281,-4 0-2295,4 0 3736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43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1576,'0'0'0,"0"0"0,-2 0 336,2 0-56,-2 0 16,2 0-32,0 0-32,0 0-16,0 0-216,0 0 168,0 0-8,0 0 0,0 0 0,4 0 40,-2 4 8,-2-4-208,0 2 240,2 0 9,2 2 7,-3-1 24,1 1-32,2 6 32,-4-10-280,4 4 264,0 0-32,0 7 24,0-9-16,7 9-24,-11-9 56,0-2-272,4 12 200,5-8-32,-9 0 48,4 7-72,8-7 88,-10 8-24,-2-12-208,9 9 152,-5 3 0,0-3 0,7 3 8,-7 1-16,8-1-16,-12-12-128,4 11 57,11 3-17,-11-1 24,11-1-24,-5 3 48,-5-1-32,-5-14-56,16 15 32,-12-2 32,11 5-56,-5-3 24,3-2-40,-2 1-8,-11-14 16,10 13 56,-6 1 8,7-3 64,-5 3-72,6-3-24,-9 1-48,-3-12 16,14 13 0,-10-3 24,7 3-8,-9-1 24,10-1-24,-9 3 0,-3-14-16,12 13 8,-8-1 16,7 1-40,-7 1 48,8-3-16,-9 5 0,-3-16-16,10 11 64,-6 3-16,0-3-8,9 3 8,-11-1-24,2 1-16,-4-14-8,11 11 16,-9 1 0,2-1 40,0 1-48,6-1 8,-7 1 16,-3-12-32,4 11 0,0 1 40,6-3 0,-10 3-16,3-3 8,1 3-24,-4-12-8,4 10 32,8-7 24,-12 13-8,3-12-8,1 9-8,-2-9 0,-2-4-32,4 12 40,-2-9 56,2 9-56,-2-6 0,2 3-8,-4-7-40,0-2 8,1 12 40,3-10-24,-2 9 32,2-9-24,-2 2 24,-2 0-16,0-4-32,4 4 40,-4-1 16,2 1-16,-2-2 16,0-2-8,0 2 8,0-2-56,0 0 72,0 4-8,0-4 8,0 2 16,0-2-24,0 0 16,0 0-80,0 0 88,0 0-16,0 0 0,-2 0 8,2 0 0,-2 0-32,2 0-48,-2 0 32,2 0 8,0 0 0,-2 0 8,0 0 8,0-2-32,2 2-24,0 0 40,-2 0-8,0-2 0,0 0 8,1 2-8,-1-2-16,2 2-16,-2-2 40,-2-2 16,0 1-24,0 1 24,-2-2-16,1 0-8,5 4-32,-4-4 40,-2 0-16,-3 0-8,5 1 8,-6-1 8,6-2 0,4 6-32,-11-4 8,7-7 16,-8 7-40,7-6 16,-9 6 16,3-9-16,11 13 0,-12-4 0,-1-9-24,1 9 24,-1-12-8,1 13-8,-1-11 8,13 14 8,-11-6-8,-1-7 8,2 9 0,-1-7-8,7 7-56,-9-6 0,13 10 64,-4-4-56,0 0-8,-2 1 56,2-1-8,1 2-8,1 2-8,2 0 32,-2-2-64,2 0-16,0 2-32,0 0 16,0 0-8,2 4 24,-2-4 80,4 4-48,-1 5 16,9-5 48,-10 8-8,7-9-8,-5 11-24,-4-14 24,4 4-48,9 11 8,-11-5-8,10 1 8,-8 1-8,9-3-24,-13-9 72,12 12-48,-9-2 0,13 1 8,-7-1-24,-5 1-16,13-7-32,-17-4 112,10 13-112,2-9 16,-9 10-24,13-10 8,-11 7 8,9-9 8,-14-2 96,4 4-56,9 0 8,-9 7 0,11-9 16,-11 0 0,8 2 32,-12-4 0,3 4-8,13 0 0,-12-1 16,11 1-16,-11-2-16,9-2 16,-13 0 8,4 4 24,8-4-24,-9 0 0,9 0 24,-8 0-64,7 0 72,-11 0-32,4 0 8,0-2 8,7 0 32,-11-2-40,2 1 32,2-1-24,-4 4-16,2-4 56,2-2-24,-4 2 8,0-7-16,0 9-8,0-10 24,0 12-40,0-4 64,0-9 0,0 3-8,0-1-32,0-5 16,0 3 0,0 13-40,-2-15 24,2-1 16,-2 1-40,2-2-8,0 1 40,0 1-8,0 15-24,0-14 0,0-1 24,4 2-56,-4-3 24,2 5 32,2-1-32,-4 12 8,2-11 8,1 1 8,-1 4-48,2-5 40,0 7-8,0-8-16,-4 12 16,6-3-8,-3-1-56,1 0-8,0-2-112,-2 2-192,2 0-416,-4 4 792,4-2-1249,-1 1-575,1-1-344,0 2-1873,-4 0 4041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41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1276 1296,'0'0'0,"0"0"0,0 0 384,-4-2-88,2 0 8,1 2 56,1-4 40,-2 4 16,2 0-416,-2-4 416,2 2-16,-2-2-40,0 2-23,2 0-57,0 1-24,0 1-256,0-2 208,0 2-56,4-2-40,-4 0-48,0 2-24,2 0 8,-2 0-48,2 0 88,1 0-32,-1 4-24,0-1 0,2 9 8,2-10 16,-6-2-56,4 11 16,0-7 0,-1 10-48,-1-10 8,2 7 56,-2-5 24,-2-6-56,4 4 32,-2 7 32,2-9 0,-2 2-48,-2 0 32,1 8 8,-1-12-56,0 0 16,0 1 56,0 1 16,4 2-88,-4-2 136,0-2 40,0 0-176,0 0 200,0 2 80,0-2-64,0 0 56,0 0-96,0 0 0,0 0-176,-2 0 72,0-2-72,1 0 56,-1-2-8,2 1 88,-4-3 8,4 6-144,-4-12 88,2 8 24,-2-5 0,0 3-87,1-7 119,-1 1-104,4 12-40,-4-10 16,0-1 8,0-3-96,0 1 128,2-1-32,-1 1 0,3 13-24,0-15 32,-4 1-64,2-3 32,0 1 64,2 1-32,-2 0-40,2 15 8,0-14-8,0-1 0,-2 3-32,2-1 96,0-1-72,0 3-72,0 11 88,4-12-104,-2 1-65,0 5-39,2-6-120,-1 8-80,1 1-240,-4 3 648,4-6-872,8 2-272,-10 4-241,1-2-143,11 2-1056,-14 0 2584</inkml:trace>
  <inkml:trace contextRef="#ctx0" brushRef="#br0" timeOffset="1">284 1085 2112,'0'0'0,"0"0"424,-3 0-24,3 0-400,-4-4 416,0 0 0,0 4 64,0-1-15,-2-1 15,3 0-40,3 2-440,-4 0 416,0 0-24,0 0-64,0 0-40,0 0-56,1 0-40,3 0-192,-4 0 168,-2 0-24,2 2 8,0-2 0,0 3-40,-1-1 32,5-2-144,-4 2 136,0 2-8,0-2-24,0 0-40,0 2-40,1 0-16,3-4-8,-2 4 24,0 5-40,0-5 32,-2 0-32,2 7 24,0-9-16,2-2 8,0 12-8,-2-8 16,2 9-48,0-9 40,0 8-8,2-9-16,-2-3 24,0 16-16,4-7 0,0 3-16,0-8-16,-1 9-8,1-9-16,-4-4 72,12 10-72,-10-6-8,9-1 0,-7 9-16,6-12 0,-6 4-8,-4-4 104,9 2-96,-5-2 0,8 0 16,-9 0 8,11 0 16,-10-2 8,-4 2 48,13-4-24,-9-2 0,11-3 0,-11 5 8,6-8 24,-6 6-16,-4 6 8,4-11 40,5 7-8,-9-9-8,4 7 32,0-10-32,-2 13 32,-2 3-56,2-14 56,1 8 8,-3-7 32,0 9-8,0-9 40,0 7 8,0 6-136,-1-14 200,-1 10 0,-2-5-8,0 5 32,0 0-72,0 0 41,4 4-193,-4-4 152,-1-1-16,1 3-32,-10 0-48,11 0 0,-9 0 0,12 2-56,-6 0 40,-3-2-32,5 2-24,0 0-24,-2 0-16,-3 0 40,9 0 16,-4 0-40,0 2-80,0-2-56,0 4-177,2-2-207,-2 2-184,4-4 744,0 3-1072,-1 1-232,-1 0-81,2 0-63,0 0-1024,0-4 2472</inkml:trace>
  <inkml:trace contextRef="#ctx0" brushRef="#br0" timeOffset="2">494 1006 1352,'0'0'0,"0"0"0,0-4 352,0 1-48,0-7-32,0 6 56,0 0-16,-2-2 24,2 6-336,0-11 336,0 9 8,-2-2 56,0-2-7,2 3 7,-4-1-16,4 4-384,-2-6 376,-2 2-8,1 0 0,1 0 0,-2 1-40,0 1-24,4 2-304,-4-2 256,-2 2 0,3-2-8,-3 0-16,-6 0-24,12 2-40,0 0-168,-4 0 152,-7 0-56,9 0 33,-4 4-33,-3-2-40,5 2 8,-2-1-48,6-3-16,-4 4 16,0 6 32,0-6-16,1 0-32,-1 7-8,-2-9-24,6-2 32,0 12-8,-2-9-16,0 9 24,2-8-32,0 9 0,0-9 32,0-4 0,0 14-24,2-11 32,0 9-40,2-8 16,0 7-32,0-9 16,-4-2 32,3 12 0,7-10 8,-6 9-24,0-11-8,5 4 24,-9 0-33,0-4 33,4 2 0,0 0 17,0 2-58,2-2 25,3-2-16,-9 0 8,0 0 24,4 0 0,0 0 8,7-2-8,-11 0 0,4 0 16,-2-2 8,-2 4-24,4-4 24,-2-2 9,2-5-9,0 7 0,-2-6-8,1 7-8,-3 3-8,2-12 16,0 8-16,2-7 24,-2 5-16,0-8-8,-2 3 16,0 11-16,4-12 8,-4 1 16,0-1-8,0 1-8,0-1 24,0-1-40,0 13 8,0-12 16,0-1 0,-2-3 8,0 5 0,2-5 8,-4 3-16,4 13-16,-2-14 16,0 3 8,0-3-8,-2 3 8,1-3-8,-1 3 8,4 11-24,-4-14 24,0 3-16,0 1 16,0-1-8,1-1-8,-3 2 0,6 10-8,-4-11 8,0 7-8,-2-9 0,3 7 8,-1-6-16,0 8 8,4 4 0,-2-3 8,0-1 0,2 0-16,-4 4 16,4-2-24,-2 2-24,2 0 40,-2 0-56,2 0-16,0 2 8,0 2 0,0 0 24,0-4 40,0 9-48,0-5 8,0 9 8,0-9-24,0 12 24,0-7-17,0-9 49,2 4-48,0 12 24,2-13-32,0 15 16,0-9 0,5 3 8,-9-12 32,4 13-24,0-1-24,6 1 8,-7 1-32,1-1 0,8 1 0,-12-14 72,2 13-104,9 3 8,-7-1-8,8-1-8,-9 1 8,9-4-24,-12-11 128,2 14-160,11-4-24,-11 1-48,8-7-80,-6 7-80,5-9-144,-9-2 536,4 12-624,6-10-72,-8 0-41,9 4 41,-9-4 32,10-2 8,-12 0 656,2 0-1032,1 0-152,-3 0 1184</inkml:trace>
  <inkml:trace contextRef="#ctx0" brushRef="#br0" timeOffset="3">626 773 1800,'0'0'0,"0"0"344,0 0-344,-1 0 288,1 0-8,0 0-24,0 0 8,0 0-16,0 0-24,0 0-224,0 0 200,0 0-8,0 0 16,0 2 0,0 0 1,0 4-57,0-6-152,0 4 120,0 0-48,3 0-24,-1-1 16,0 7-16,2-6-24,-4-4-24,2 4 0,2 7 8,0-9-8,-1 2 24,1 8 8,0-10-32,-4-2 0,4 3 0,6 1-24,-7 8 16,1-12 48,0 2-16,6 0-8,-10-2-16,4 4 16,-1-3 0,9-1-8,-10 2 40,2-2-16,0 0 8,-4 0-40,11 0 40,-11 0 56,10 0-8,-10 0-24,4 0 0,-1 0-16,-3 0-48,4 0 56,0-3 80,0-1-16,-2 0 0,0-8-8,2 10-48,-4 2-64,2-3 64,-2-9 16,0 10-8,0-4 8,0-5 0,0 7-8,0 4-72,0-6 80,0-4 8,0 7-8,0-3 0,-4-6-16,2 10-8,2 2-56,-4-5 40,0 1 16,0-2 0,0 0-16,1 2 8,-3 1-32,6 3-16,-6-4 16,0 0 16,2 0-48,-1 0 16,-1 0-32,0 0-40,6 4 72,-4 0-96,0-3-72,1 3-160,-1-4-216,0 4-224,2-2-176,2 2 944,0 0-1041,-2 0-15,0 0-1328,2 0 2384</inkml:trace>
  <inkml:trace contextRef="#ctx0" brushRef="#br0" timeOffset="4">870 654 2320,'0'0'0,"-1"-2"496,1-4-80,-4-3-8,4 9-408,-4-4 416,0 0 0,2 0-23,-2-1-1,2 1-8,-3 0-40,5 4-344,-4-4 304,2 0-48,0 2-48,0 0-32,0 2-24,-2-2-32,4 2-120,-4 0 104,1 0-24,1 0-8,-2 0-24,4 0-16,-2 2-8,2-2-24,-2 4 48,2 0-48,-2 0 0,0 7 0,2-9-32,-2 10 32,2-12 0,-2 4 0,2 9 0,0-3-16,0-1 0,0 3-8,4-8 24,-4-4 0,2 15 24,-2-11-32,4 11-8,-2-5 8,2 2-40,-1-9 64,-3-3-16,4 16 24,-2-12-24,2 9 0,0-9-48,0 6 16,-2-7 40,-2-3-8,4 4 16,7 0-8,-9 0-8,2 0-16,0-2 0,7 2 32,-11-4-16,2 0 32,2 2-40,7-2-8,-9 0-24,4 0-8,4 0-8,-10 0 56,2 0-144,9 0-120,-9-2-224,2 0-240,8-2-184,-11 0-121,-1 4 1033,4-12-1040,8 9-1368,-12 3 2408</inkml:trace>
  <inkml:trace contextRef="#ctx0" brushRef="#br0" timeOffset="5">1034 575 2408,'0'0'0,"0"0"0,-2 0 432,0 4-32,2-4 32,-4 2 64,4-2 17,-2 0 31,2 0-544,-2 0 528,2 0-48,0 0-16,0 0-40,0 0-24,0 0-56,0 0-344,0 0 352,0 0-24,0-2-8,0 0 40,4-2-23,-4 1-9,0 3-328,2-4 320,0-2-8,2 0 8,-2 2 8,2-7-8,-2 7 0,-2 4-320,1-10 288,3 6-8,0-9-16,0 9-56,-2-7-16,2 5-32,0-6-48,-4 12-112,3-9 112,1-3-16,-2 2-32,0-1-8,2 7-32,0-9 8,-4 13-32,2-4 40,2-8 8,-3 8-24,-1 1 8,2-1-8,-2 0-16,0 4-8,0-6 16,0 6 8,0-2-24,0 2-8,0 0-8,0 0-32,0 0 48,0 0-56,0 4-16,-3 0 0,1 7 16,-2-7-8,2 10 0,2-14 64,-2 4-56,-2 9-32,0-1 16,0-1-24,1 3 16,1-3 8,2-11 72,-4 12-72,2-1 40,0 1-40,0 1 24,0 1 0,2-1 0,0-13 48,0 14-56,0-1 24,0-1 0,0 1-16,0-1 24,4 1-8,-4-13 32,2 14-24,0-1 0,4-1 0,-5-3-8,1-5 24,2 10-24,-4-14 32,4 1-40,0 11-8,0-10-32,0 2-24,5 0-48,-5-2-104,-4-2 256,4 0-344,6 0-80,-7 0-8,7 0 0,-8-2 40,11-2 47,-13 4 345,2-4-336,10-10 0,-10 11-16,9-13-32,-9 3-48,10 1-96,-12 12 528,4-13-608,5 1-32,-5 1 16,0-3 55,7 3 65,-9-1 24,-2 12 480,4-11-432,8-1 8,-10-3 0,1 1 104,9 3-152,-12 11 472,2-12-1328,-2 12 1328</inkml:trace>
  <inkml:trace contextRef="#ctx0" brushRef="#br0" timeOffset="6">1270 385 1928,'0'0'0,"0"0"0,0 0 304,-2-2 8,0-2-24,0 0-16,0 4 16,-1-4-8,3 4-280,-2 0 272,0-2-16,-2 0-8,0 2-15,2-1-25,0-1-8,2 2-200,-2-2 160,2 0-56,-2 2-48,2 0-24,0 0-40,0 0 8,0 0 16,0 2-16,2-2 0,2 4 0,-2-1-16,2 1 0,-4-4 16,2 12 16,0-10-16,2 7-8,-1-5 16,1 8-16,0-8 8,-4-4 0,4 11-8,-2-7 24,2 8-24,0-11 16,-2 9-8,-1-6-16,-1-4 16,4 4 32,-2 0-16,0 5 40,2-9 80,-2 4 32,2 0 96,-4-4-264,0 4 296,0 0 24,2-2 8,-2 1 0,2-1-8,-2 0-16,0-2-304,0 0 296,0 0-16,0 0 16,3 0 8,-3 0-15,0-2-1,0 2-288,0-2 248,0-1-32,0-9-40,0 8-24,0-7 24,0-1 0,0 12-176,0-10 160,0-1-8,0-1-24,0 1-32,0-3 0,0 3 8,0 11-104,0-14 96,0 1-16,0-1-8,2-1-40,-2 2 24,2-3-24,-2 16-32,4-15 24,0-3 8,0 5-48,0-2 40,0 1 16,5-1-40,-9 15 0,4-14 24,6-1-40,-7-1 0,9 3 48,-8-4-32,5 3-16,-9 14 16,4-13-48,8-1-72,-8 1-64,7 1-32,-7 1-56,8 1-128,-12 10 400,3-6-504,13-7-208,-12 7-241,11-5-303,-11 7-296,9 0-177,-13 4 1729,4-4-3480,-4 4 3480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38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40 213 1088,'0'0'0,"0"0"0,-2 0 296,0-2-16,-1-2 40,-1 1 40,2-1 32,0 0 40,2 4-432,-4-4 488,0 0-16,0-1-16,1 1 17,-1 0-41,2-2-32,2 6-400,0-5 328,-2-1-96,2-5-40,-2 7-16,2-6 32,0 6 16,0 4-224,0-11 160,4 7-8,-2-5-32,2 5 32,-3-2 0,3 0-32,-4 6-120,4-5 64,-2 1-56,2-2 16,-2 2 16,2 1 8,-1-3 0,7 2-16,-10 4-32,4-4 0,0 0 24,5 1-16,-5-1 0,8 0 8,-9 0-32,-3 4 16,16-4-8,-7-1 56,-5 1-48,13 0 16,-7 0 0,2 1-64,-12 3 48,11-2 8,0-2 0,-1 4 0,2-2-8,-9 0-24,13 2 8,-16 0 16,4 0-40,9 0-8,-2 4 56,-7 2 0,10 3-24,-10-7 16,-4-2 0,13 11-24,-11-9 8,9 10-8,-9-9 16,2 13-24,8-12-8,-12-4 40,0 15-8,3-4 16,-1-1-16,0 1-8,-2 1 16,0-1-24,0-11 24,4 11 0,-4 1 16,0-1 24,0 1-24,-2-1 16,0-1 0,2-10-32,-4 11 16,1-7 48,-3 9 16,0-9 0,2 7 24,-9-5-16,13-6-88,-4 10 88,-6-8 16,7 1-56,-9 3 0,8 4-16,-7-10-24,11 0-8,-4 3 48,-9 1-48,9 0 8,-8-2 0,8 0-24,-7 2 16,11-4 0,-4 1-48,-2 1-16,2-2-88,-1 4-72,-1-4-96,2 2-160,4-2 480,-6 0-592,3 0-208,-1 0-216,4 0-161,-2 0-127,0 0-1328,2 0 2632,0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37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1368,'0'0'0,"0"0"384,0 0-32,0 0-352,0 0 376,0 0 24,0-2 16,0 2 16,4 0-24,-4 0-32,0 0-376,0 0 329,0 0-49,0 0-8,0 0-24,2 0 16,0 4-32,-2-4-232,4 4 208,-3 5 0,3-5-64,8 8 8,-8-1-32,11-1-24,-15-10-96,4 13 112,11 1-32,-5 1 8,1 2-8,1 1-8,-1 1 16,-11-19-88,12 19 80,-1 2-8,-1 1 8,2-1-40,-1-2 8,-1 2-24,-10-21-24,11 19 16,-1-1 24,1-1-24,-7 0 16,10-1-8,-11-1-8,-3-15-16,12 13 32,-10-1 0,8-1-16,-7 1 0,1-8 8,8 9-16,-12-13-8,2 4 80,1 6-64,1-6-8,0-1-16,-2 1-88,-2 0-8,0-4 104,0 2-184,0-2-192,0 0-192,0 0-280,0-2-232,-2-2-161,2 4 1241,-4-4-1272,0-7-1072,4 11 2344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30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0 2600,'0'0'0,"-2"0"496,-2 0-400,2 1-248,2-1 152,-4 2-208,2-1 0,1 1 40,0 3 48,-1-4 24,1 3 0,1-4 96,-1 1-88,1 4 0,-1-4 24,0 4 16,1-3 0,-1 3 16,1-5 32,0 2-56,-1 3-16,1 0 0,-1-1 16,1 1 8,-1 0 24,1-5 24,0 5-24,-1 1 8,0 0 8,0-1 8,0 0-16,0 1 16,-1-1-16,2-5 16,-1 5-16,-1 0 0,0-1 0,0 1 0,-2-1 0,2 1-8,2-5 24,-4 5-24,3 0-64,-4-4-1024,5-1 1112</inkml:trace>
  <inkml:trace contextRef="#ctx0" brushRef="#br0" timeOffset="1">35 40 2752,'0'0'0,"-5"0"720,0 0-392,0 1-360,1 1-64,2 2 24,2-4 72,-4 1-56,2 4 8,0-4 16,1 0-24,-1 1 0,1 2 0,1-4 56,-1 0-72,1 2-16,0-1-16,0 1 0,1-1 24,4 1 8,-5-2 72,1 4-48,4-3 0,-4 1 16,5 3 8,-4-4 8,4 4 8,-6-5 8,2 1-8,3 3 0,-1-2-8,-2 2 0,3-3 16,-4 1-8,-1-2 8,5 1-8,-3 3 8,2-4-8,-3 1 0,0 1 24,4 0 8,-5-2-24,0 4 24,1-3 8,0 1-16,1 3 8,-1-4-8,0 1 8,-1-2-24,1 4 0,0-2-16,-1 2-8,0-4 0,1 2-48,-1-2 72,0 1-88,0 0-40,0 0-64,1 0-32,-1 0 0,1-1 56,-1 0 168,0 1-112,2-1 48,-1 0 24,-1 0-16,1 0-384,0 0-376,-1 0 816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31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 2832,'0'0'0,"-2"-2"264,2 0-56,0 2-208,-2 0 152,0 0-16,2 0-16,-2-2-32,2 2 16,0 0-48,0 0-56,0 0 40,0 0-24,0 0-24,0 0 16,2 0 16,-2 0 8,0 0-32,4 0 40,-2 2 32,-2 2 8,4 0-8,-3-2 32,1 1-32,-2-3-72,4 12 56,-2-10-8,2 8-24,-2-7 17,2 7-41,0-6 16,1 7-8,-5-11-8,4 4-8,6 10 24,-8-10-24,2 11 0,9-11 8,-9 11-16,-4-15 16,11 10 8,-7 2 8,8 1 0,-9-3-24,9 1 0,-8 1-16,-4-12 24,11 11-17,-7-7 1,6 12 8,-8-13-24,2 9 16,9-8 8,-13-4 8,4 11-8,0-7 0,7 12 16,-9-12 0,2 13-8,7-7 0,-11-10 0,4 3 0,0 13 24,6-12-24,-6 7 8,-1-7 8,1 6-24,-4-10 8,4 4 16,0 5-8,0-7 0,0 10-8,-1-10 0,1 9 0,-4-11 0,4 2 16,6 8-7,-10-6-1,4 7-8,-1-9 0,-1 10 16,-2-12-16,4 2 0,-2 7 16,0-5 0,2 0 0,-4 6-8,2-10 8,-2 0-16,2 3 8,-2 1 8,4 0-8,-3 0-8,-1 0 8,2 2-8,-2-6 0,0 3 0,0-1 8,4 2 0,-4 0 0,0-2 0,0 2 0,0-4-8,0 4 8,0-2 0,0 0-8,0 1 8,0-3 0,0 2 0,0-2-8,0 0 8,0 4 8,0-4 0,-2 0 0,0 0 0,2 0 0,0 0-16,-2 0 32,1 0 8,-1 0 8,0 0 0,0 0-16,0-2-16,2 2-16,-2-4 16,0 1-16,0-1 8,0 0 0,2 0-8,-2-2 0,2 6 0,-2-6 0,0 3 8,2-11-8,0 10-8,0-5 16,0 5-8,0 4 0,0-6-8,0-4 8,0 6 0,0-7-8,0 7 8,0-6 0,0 10 0,2-5-8,2-7 0,-2 8 8,-2-7-24,2 5 16,-2 6 8,4-12-24,-4 8 8,4-7 0,-2 7-16,0 0 24,1-7-16,-3 11 24,4-2-24,0-2 0,0 0-8,0 0 0,0 0 0,-1 4-8,-3 0 40,10-2-24,-6 0 8,0 2-8,5 0 8,-5 0 8,6 0-8,-10 0 16,2 0-8,1 4 8,11-2-8,-12-2 0,7 2 0,-5 4 0,-4-6 8,10 4-8,-6 0-8,0-1 8,7 1-8,-7 6 7,5-8 1,-9-2 8,4 11-8,8-9 8,-8 2-8,-1 8 0,7-8 0,-6 9 8,-4-13 0,2 2 16,2 10-8,0-9-8,-1 9-8,1-8 8,0 7-8,-4-11 8,4 4 8,-2 10 0,2-10-8,-2 7 16,1-7-24,-1 10 16,-2-14-8,2 3 25,2 9-9,-4-10 8,0 8 0,0-7-16,0 7 32,0-10-40,0 0 32,0 4 32,0 0 0,0 0 24,-2-1 8,0 1 24,2-4-120,-4 2 136,1-2 24,-3 4 16,-4-4 0,6 0-16,-1 0 0,5 0-160,-12 0 144,8 0-32,-11 0-32,5 0-24,5 0-8,-9 0-24,14 0-24,-4-2 40,-9 2-32,9-2-16,-9 2 32,9-2-40,-10 2 8,14 0 8,-4 0 8,-7 0-16,9-2 8,-2 2-16,-2 0-24,3 0 16,-3 0-32,2-2-40,2 2-80,0 0-216,0 0-336,0-1-313,2 1 1041,0-2-3376,0 2 3376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23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0 506 1992,'0'0'0,"4"-2"216,-2-4-80,2-6 40,-1 8 40,-3 4-216,12-11 232,-10 7-40,2-6-48,7 7-32,-7-11-24,8 10-16,-12 4-72,4-11 48,9 7 0,-9-6-32,11 7-8,-3-9 0,-2 8-8,-10 4 0,11-9-16,1 5 16,-1 0 0,1 0-8,1 0 16,-1 2-24,-12 2 16,11-2 8,1 2-16,-2 0-8,1 4 16,1-2-16,-3 0 16,-9-2 0,4 4 0,11 0 16,-11 7 8,6-9 16,-6 2 24,5 0 24,-9-4-88,2 11 152,4-9-24,-2 10 8,0-10 24,0 7-24,0-5 65,-4-4-201,1 10 272,1-6 32,-2 7 80,0-7 80,4 9 48,-4-9 32,0-4-544,0 12 552,0-6-72,0 5-40,-2-7-8,-2 8-39,1-9 111,3-3-504,-4 10 456,-6-6-8,6 5 0,0-5-96,-5 6 8,5-8-72,4-2-288,-6 4 224,-5 0-64,7-1-72,-8 9-8,8-12 24,-9 2-32,13-2-72,-4 4 72,-7-2-32,9-2-40,-4 2 8,2-2-8,-2 0-8,6 0 8,-4 0 0,0 0-64,1 0-40,-3 0-56,2 0-88,0 0-120,4 0 368,-4 0-552,2-2-240,0 0-264,1-2-265,-1 0-239,2 0-152,0 4 1712,-2-2-4225,2 2 4225</inkml:trace>
  <inkml:trace contextRef="#ctx0" brushRef="#br0" timeOffset="1">449 408 3808,'0'0'0,"0"0"696,0 0-696,0 0 601,0 0-33,0 0 16,2 3 32,1-3-16,-1 2-64,-2-2-536,0 4 472,2-2-64,2 0-96,-2 2-23,0-2-65,2 2-48,-4-4-176,2 3 160,0-1-40,-2 2-24,4 2-32,-3-2-8,3 0-40,-4-4-16,2 2 40,0 1-24,2 1 0,-4 0 16,2 0-32,-2 0 0,0-4 0,2 4-8,-2-2-24,4-1-32,-4 3-80,0-4-120,2 2-176,-2-2 440,0 0-665,0 0-191,0 0-200,0-2-160,0 2-97,0-4-2287,0 4 3600</inkml:trace>
  <inkml:trace contextRef="#ctx0" brushRef="#br0" timeOffset="2">397 177 3600,'0'0'0,"-4"0"528,4 0-168,-6 4-103,6-4-257,0 2 184,-4 1-48,4 1-48,-2-2-48,0 0-40,2 2-16,0-4 16,0 4-88,0-2-24,0 2-72,0-2-97,0 3-119,4-1-264,-4-4 664,2 2-2840,-2-2 2840</inkml:trace>
  <inkml:trace contextRef="#ctx0" brushRef="#br0" timeOffset="3">645 333 3664,'0'0'0,"0"0"696,0 1-7,0-1-689,2 4 640,2-2 0,-2 0-56,-2 2-32,2 0 8,2 0-64,-4-4-496,1 4 448,3 5-64,-4-5-79,2 0 15,0 9-64,2-9-8,-4-4-248,4 12 224,-2-1-64,0-7 8,2 11 32,-1-3-72,1-1-16,-4-11-112,10 12 120,-6 3-88,0-1 32,5-1 16,-9 3 48,4-3-24,0-1 8,-4-12-112,4 13 88,7-1 8,-9 1-8,2-1-32,0-3 32,-2 3-96,-2-12 8,2 4-32,2 9 56,-1-9-72,1 9 32,0-11-16,-2 10-40,-2-12 72,4 2-80,-4 2-48,2-1-8,-2 1-168,2 0-184,-2-2-240,0-2 728,4 0-1032,-4 0-209,0 0-335,0 0-208,0-2-2169,0 2 3953</inkml:trace>
  <inkml:trace contextRef="#ctx0" brushRef="#br0" timeOffset="4">576 300 4104,'0'0'0,"-2"0"625,2 0-137,0-2-80,0 0-8,0 2 8,0 0-408,0-2 408,0 0 0,0 2-40,0-2-32,0 0-56,0-2-72,0 4-208,2-3 152,0-1-40,1 0-48,-1-8-8,0 9-24,2-1-24,-4 4-8,4-12 32,0 8-32,0-1 8,0-7-8,5 8 0,-5-7 8,-4 11-8,4-4-8,6-8 0,-10 8-24,3-7 8,9 7 0,-10 0 0,2-2-8,-4 6 32,11-3-56,-7-3 16,0 2-40,6 0-24,-8 0-24,9 0-48,-11 4 176,2-1-208,10-1-48,-9 0-32,9 0-24,-8 2-24,5 0-8,-9 0 344,4 0-352,8 4 16,-10-2 0,9 1 48,-9 1 64,2 6 64,-4-10 160,12 4-89,-10 5 49,1-5 40,1 8 24,0-8 33,-4-4-57,4 11 120,0-7 48,-2 11 72,0-11 80,-2 8 72,0-8 64,0-4-456,0 17 488,0-13 24,0 11-16,0-11-24,0 9-48,0-9-32,0-4-392,-2 14 385,-2-11-17,0 9-8,0-10-32,0 2-16,1 7 16,3-11-328,-4 2 344,0 2 0,0 0 8,-2 0-32,0 0-48,1-1-64,5-3-208,-10 2 208,6 0-96,-2 2-40,1-4 0,1 2-56,0-2 0,4 0-16,-6 0 72,0 0-96,2 0-16,1-2-32,-1 2-96,0-4-32,4 4 200,-4-2-280,2 0-112,0-1-192,0-1-192,2 0-208,-2 0-233,2 4 1217,-2-4-1408,2 0-224,0-7-1561,0 9 681,0 2 2512</inkml:trace>
  <inkml:trace contextRef="#ctx0" brushRef="#br0" timeOffset="5">886 179 3816,'0'0'0,"0"-2"632,0 2-119,4-4-65,-1-2-16,1-3-32,-4 9-400,4-6 376,0 2-8,0-8-32,5 9-8,-9-9-32,6 6-64,-6 6-232,10-11 208,-8 7-80,2-9 40,-1 9-40,1-8 8,2 6 40,-6 6-176,4-11 72,0 7 48,0-8-15,-1 9-9,-1-1-8,0-2 0,-2 6-88,4-4 72,-4 0 24,2 0 48,-2-1-24,0 3 0,0 0 0,0 2-120,0 0 104,0-2 56,0 0-8,0 2-40,0 0-24,-2 0-24,2 0-64,0 4 24,-4-2 32,4 2-32,-4 7-16,1-9-8,1 12 0,2-14 0,-4 3 0,0 11 56,0-10-32,0 9-24,0-1 8,1-8-40,3-4 32,0 15 24,-2-4 48,0-1-24,2-4-8,-2 9 16,2-5-32,0-10-24,0 11 72,0-1 0,0-6-16,2 11 8,2-11-16,-2 9-16,-2-13-32,1 4 64,3 8-8,-2-8-40,2 0 16,0-1-24,0 3-24,-4-6 16,4 4 8,5 0-8,-7-2-8,4 0-8,4 2 0,-7-4 8,-3 0 8,10 0-32,-4 0-24,5 0 8,-7-2-8,8 0 8,-10-2 0,-2 4 48,11-4-104,-7 0-32,10-2-64,-3 3-96,-1-9-120,1 8-120,-11 4 536,10-9-721,0 3-127,3-8-144,-1 5-128,1-5-104,-1 1-1,-12 13 1225,15-16-3200,-15 16 3200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21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93 2096,'0'0'0,"-2"0"976,2-4-592,0 4-384,-2-4 312,0-2-24,0 2 48,0 0 41,0-1 71,0-1-32,2 6-416,-2-4 360,1-2-48,1 0-56,-2 3 8,0-1 24,2-2 24,0 6-312,-2-4 344,0-2 32,2 2 16,-2 1-16,0-1-16,2 2-31,0 2-329,0-4 296,0 4 32,0-2-16,0 2 40,0-2-16,0 2-48,0 0-288,0 0 288,0 0-32,0 0 0,4 0 0,-4 0-16,2 0-24,0 4 0,-2-4-216,4 4 176,-1 0 40,9 5 0,-10-7-88,2 12-15,7-10-33,-11-4-80,4 15 16,6-3 72,-7 1-56,7 1-16,-6 1 8,7 0-32,-11-15 8,2 18 8,2-1 0,8 1-24,-9-3-8,7 2-16,-6-1-24,-4-16 64,4 15-24,7 3-56,-9-7 16,0 3-57,2-5-63,0-5-40,-4-4 224,3 14-384,-1-12-200,2 2-240,-2 7-256,-2-11-176,0 2-145,0-2 1401,0 2-1568,0-2-152,0 0-2121,0 0 3841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18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105 278 1568,'0'0'0,"-1"2"280,1-2-280,-6 3 240,-4 1-48,4 0-16,3 8 8,-9-10-8,10 9-16,2-11-160,-6 4 160,-3 5-40,5-5 8,0 8 0,0-8 16,-1 9-32,5-13-112,-6 4 72,2 9-24,0-9 8,0 8-24,1-9-16,-1 11-8,4-14-8,0 4-40,-4 7 24,4-5 24,-2 3-16,0-7 16,2 10-16,0-10-40,0-2 48,0 4-24,0-1-8,0 1-8,4 0-24,-2 0-16,2-2-16,-4-2 96,3 2-112,1-2 24,8 0-8,-10 0-32,9 0-16,-7 0-32,-4 0 176,12 0-176,-9 0 0,9-2 16,-8-2-16,9 0 16,-9 0 24,-4 4 136,13-5-112,-11 1 56,10 0 32,-8 0 8,9 2 0,-1-2 8,-12 4 8,3-4-8,13 4 16,-12-3-8,9 1 8,-9 0 0,7 2-8,-11 0 0,4-2 16,10 0 0,-11 2 0,9 0 8,-8 0 8,7 0 16,-11 0-48,4 0 64,8 4 48,-10-2 16,1 0 24,9 1 24,-12 1 24,0-4-200,9 4 224,-9 0 32,4 0 32,0 2 16,0 3 24,0-7 8,-4-2-336,4 4 345,-1 0 31,-1 0-24,-2-1 24,4 7-16,-4-6-8,0-4-352,0 4 344,0-1 0,0 9 0,0-10 8,0 2 8,0 7-16,0-11-344,0 2 368,-2 2 0,0 7-23,-1-7 31,-1 0-56,-6 8-40,10-12-280,-4 1 272,-1 11-64,-7-10-32,8 2-16,0 7-48,-9-11 8,13 0-120,-4 4 80,-5-2 0,5 0-32,-2 2-32,-6-2 16,9-2-48,3 0 16,-12 3-24,8-3-40,-7 2-64,7-2-32,-9 2-128,9-2-224,4 0 512,-10 0-968,6 4-449,-7-4-519,7 0-393,-8 0-1255,12 0 3584</inkml:trace>
  <inkml:trace contextRef="#ctx0" brushRef="#br0" timeOffset="1">560 48 1800,'0'0'0,"0"-2"416,0 2-416,0-4 440,0-7 16,0 11 32,0-4-8,0 0-8,-2 0 1,2 4-473,-2-2 488,2 0-64,-2-2 8,0 3-32,0-3 8,0 4 48,2 0-456,-1-2 400,-1 0 0,-2 2-88,2-2-40,-2 2 16,0 0-47,4 0-241,-4 0 232,1 0-40,-1 0-8,-2 0-8,2 2-8,-2 2 0,6-4-168,-4 2 120,1 1-16,-3 9-32,0-10-8,2 2-16,-1 7-8,5-11-40,-12 4 8,12 9-16,-6-9 8,1 12-40,1-3 56,-8-1 8,12-12-24,-2 11-32,-3 0-8,1-1-40,0 2 0,2-3 56,-2 3 16,4-12 8,-2 3-16,0 11-40,2-10-32,0 9-24,0-9 48,0 7-56,0-11 120,2 4-104,2 6-32,0-6-24,0-2 16,0 1-40,7-1-16,-11-2 200,4 4-209,7-4-7,-7 0 32,10 0 0,-3 0-40,1-2 0,-12 2 224,11-4-216,1 1 40,1-3 48,-1-4-16,1 6 24,-1 1-32,-12 3 152,11-12-136,2 10 72,-1-2 0,1 1 32,1-1-8,-5 0-8,-9 4 48,12-4-32,-1 4 24,1-2 48,-1 0-32,-1 2 0,2 0-8,-12 0 0,11 0-16,1 0 72,-3 4-16,5-2 0,-5 0 16,-5 2-48,-4-4-8,15 5 40,-11-1 80,10 0 16,-11 6 8,9-8 32,-10 1 16,-2-3-192,2 12 256,3-10 88,-3 2 80,0 7 9,2-9 47,-2 2 8,-2-4-488,0 11 496,0-7 40,0 0-24,0 6-32,-2-7-24,2 7-32,0-10-424,-4 2 448,2 9-15,-1-9-9,-9 10-40,8-8 24,-7 7-72,11-11-336,-6 2 368,-7 10-24,1-7-64,1 7-40,-1-8-32,1 9-32,11-13-176,-14 4 112,3 9 0,-3-9-48,1 10-16,-1-11-24,1 9-24,13-12 0,-12 4 0,1 7 0,-1-9-8,3 10-16,-3-11-16,8 3-72,4-4 112,-13 12-168,7-12-96,-5 4-192,7-1-264,0 1-368,-2-2-337,6-2 1425,-5 2-1840,1 2-304,2-4-321,-2 0-136,4 0-1151,0 0 3752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17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8 1352,'0'0'0,"-2"0"376,2 0-376,0 0 376,-4 0 8,1 0 24,1 0 0,0 0 8,0-2-24,2 2-392,-2-2 368,0 2 41,-2 0-17,0 0-8,2 0 0,0-2-48,2 2-336,-3 0 360,-1-2 8,-2 2-32,2 0 0,0 0 0,3 0-72,1 0-264,-4 0 264,2 0 8,-2 4-72,0-2-8,2 0-15,-2 1-73,4-3-104,-3 4 128,-1 8-32,0-8 0,0 5-32,2-5-24,0 9 16,2-13-56,-2 12 24,0-8 0,-1 11-16,3-5-8,-4 1 0,4 1 0,0-12 0,-2 13 16,0-1 0,2 3 0,0-2-24,0-1 16,0 1-24,0-13 16,0 12 0,0 1 16,4-1-32,-4-9 40,2 11-24,0-10 24,-2-4-24,3 11 16,-1-9-24,2 8 16,0-7-24,-2-1 24,2 2-16,-4-4 8,4 0-8,1 2-8,-1-2 0,0 0 24,6 0-24,-9-2-8,-1 2 24,4-4-8,6 1-40,-10-7 48,11 6-40,-9-7-8,0 1 16,-2 10 32,12-6-104,-10-7 32,1-1-56,9 3-24,-10 1-33,2-3-7,-4 13 192,3-13-192,1 1 8,0-1 24,0 1 24,0 8 8,7-9 24,-11 13 104,0-4-96,2-2 32,2 1-8,-2 1 16,2 0-8,1 4-16,-5 0 80,2-2-64,0 0-8,2 2 8,-2 0 8,-2 0 0,2 0 8,-2 0 48,0 0-24,4 0-16,-4 4 16,2-2-8,-1 2-16,3 5 16,-4-9 32,2 4 32,0 6-48,2-6 32,-2 5-8,-2-7-40,4 10 40,-4-12-8,2 1 32,-1 3-16,3 8-8,0-10 8,-2 0-40,0 1-8,-2-3 32,4 4 16,-2 0 0,-2 0-16,2 0 48,1 0-40,-3-2 0,0-2-8,2 3 64,-2-1-64,4 0 0,-2-2-56,0 0-80,2 0-120,-4 0 256,2 0-528,0 0-400,1 0-337,1-4-151,0 1-1176,-4 3 2592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16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0 186 1456,'0'0'0,"0"-1"312,0 1-312,0-6 272,0-6 8,0 8-40,0-1-32,2-1-8,2-4-56,-4 10-144,2-4 152,2-7-64,-1 7-64,1-8 24,6 9-32,-8-9 8,-2 12-24,11-6 16,-7-5-24,8 5 16,-1-5-32,1 7 16,0-8-32,-12 12 40,11-4-32,-1-1 0,-6-5-24,11 8 8,-3-2-24,1 0-8,1 0 8,-14 4 72,15-3-72,-1 1 16,1-2-16,-3 4 16,3-2 0,-1 0 8,-14 2 48,11 0-48,3 0 16,-3 0 16,1 0-8,1 0 24,-1 4-8,-12-4 8,9 2 0,-5 2 0,12-1 0,-12 9-8,11-8 8,-11 5 0,-4-9 0,11 4 8,-9 8-8,2-8 24,8 9-8,-12-1 16,4-9 16,-4-3-48,4 16 40,-1-7 24,1 3-8,0-2 8,-4-7 24,2 13-8,-2-16-80,0 11 104,0-7 16,0 12 8,0-13 16,0 13 16,0-16-160,-4 9 160,0-5-8,0 10 0,1-9-16,-3 7-8,2-8-16,4-4-112,-6 11 88,-3-7-7,5 8-9,-2-8-40,-4 7 8,4-7-8,6-4-32,-11 12 8,7-9 24,-6 7-32,7-8 8,-9 4 0,8 5-24,4-11 16,-11 2-32,7 2-40,-10 6-8,10-10-41,-7 3-39,7-1-64,4-2 224,-6 4-336,2-2-120,-2-2-136,1 0-120,1 0-1256,4 0 1968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7:16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10 1800,'0'0'0,"-2"0"496,2 0-496,-2-2 496,0 2-24,0-2 0,0 0-16,-2 2-64,4-2 25,0 2-417,0-2 416,2 2 8,2 0-16,-4 0-16,2 0-32,-2 0-24,0 0-336,4 4 304,-2-2-40,-1 2-80,3 7-16,0-7-24,0 7 40,-4-11-184,14 14 240,-12-1-48,9 3 32,-1 3-55,-6 0-1,13 0 8,-17-19-176,10 21 192,1 2-48,-1-1-24,-6-3-40,9 2-8,-7 2 0,-6-23-72,14 21 80,-10 4-32,11-2-88,-11 2 32,9 0-8,-3-2 32,-10-23-16,12 23-8,-8 0 8,9-2-40,-9-2-32,9 1 16,-9-3-48,-4-17 104,10 15-128,-8 0-40,2-1-40,2-4-48,-3-7-57,1 11-71,-4-14 384,4 2-536,-2 2-176,0 7-200,-2-11-200,0 0-217,0 0-87,0 0 1416,0 0-2520,0 0 2520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29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3 171 1344,'0'0'0,"0"0"64,-1 0-24,1-1-24,-1 0-8,1 1 0,-1 0-8,1 0 0,0 0 8,0 0 16,0 0-16,0-1 16,0 1 0,0 0 8,0 0-32,0 0 32,0 0-8,0 0 8,1 0-8,-1 0 0,0 0 0,0 0-24,1 0 16,-1 0 8,1 0 8,-1 0-8,1 0 8,0-1 8,-1 1-40,2 0 64,-1 0 16,0-1 24,0 1 16,1-1 8,-1-1 8,-1 2-136,5-2 136,-4 1 0,1-1-24,3-3-24,-3 4-24,3-1-8,-5 2-56,1-5 48,4 1-8,-1-1-16,2 1-8,-2-1-8,2 1 8,-6 4-16,5-6 8,0 1-8,0 0-8,1 0 8,-1 0-8,1 0 16,-6 5-8,6-6 0,0 1 0,0-2 0,0 1 0,-1 1 0,0 0 8,-5 5-8,5-6-8,0 2 8,-1-1-8,1 0-16,-1 3 8,0-4 0,-4 6 16,5-4-32,-4 2 8,5-3-8,-4 3 0,3-2 8,-4 3 0,-1 1 24,1-2-24,1 0 8,-1 0 0,1 1 0,-1 0 8,-1 0 0,0 1 8,0-1-16,0 0 24,0 1-16,0 0-8,-1 0 0,-1 0-24,2 0 40,-2 0-16,-3 1 16,3 0 32,-3 0 8,0 1 0,1 2 0,4-4-40,-5 1 40,0 4 8,1-4 0,-1 4 8,0-3 8,0 4-8,5-6-56,-5 4 48,0-2-8,-1 5 8,0-2 8,1-1 8,0 2 24,5-6-88,-5 5 88,1 0 24,2 1 24,-4-1-8,4 0-8,-3 1-40,5-6-80,-1 4 40,-4 1-8,4 0-32,0 0 0,-1 1 8,1-1-24,1-5 16,-2 6-8,1-1 0,1 0 8,-1 0-24,1 1-16,0-2 24,0-4 16,0 6-16,1-2 0,1 1-8,-1 0-24,0-1 8,0 1 8,-1-5 32,2 1-40,-1 5 0,4-5 0,-4 1 16,0 3-16,1-5 24,-2 0 16,5 1-32,-4 1-8,3-1 24,-3 0-24,1-1 40,3 1-8,-5-1 8,1 0-8,4 0 8,-3 0-8,3-1 0,-3 1-8,3-2 24,-5 2-8,2-1-8,4-1-8,-1-2-8,-4 3 8,6-1-24,-6-3-8,-1 5 48,7-1-88,-6-4-56,6 4-8,-6-1-32,4-3-56,-3 4-48,-2 1 288,6-4-376,-4 3 24,3-1 96,-4 0 80,4 0-224,-4 1-560,-1 1 960,0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08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34 48,'0'0'0,"0"0"0,0 0 0,-2 0 0,1-1 0,-1 1 0,1 0 8,0 0 8,1 0-16,0-1 8,-1 1 8,1 0 8,0-1 0,0 1 0,0-1 8,0 1-32,0-1 24,0-1-8,0 1 0,1-1 24,0 0-8,-1 2-32,2-2 48,-1 0-16,4 0-16,-4-1 16,0 1-24,4 0 0,-5 2-8,1-2-16,3 0 0,-2 1 0,3-1 24,-4 1 8,4 1-8,-4-1-16,-1 1 8,6 0 0,-4 0 0,4 0 0,-4 1 0,2 1-8,-3-1 0,-1-1 8,1 2-32,1 2 0,-1-3 0,0 1 0,1 3-16,-1-4 16,-1-1 32,0 5-32,1-3 0,-1 4 16,0-2 0,0-3-8,-2 5 16,2-6 8,-2 1-16,1 4 8,-3-4 8,2 3 0,-3-2 0,0 3 0,5-5 0,-4 1-8,-1 4 8,1-3 0,-1 4 0,0-5 0,1 5-8,4-6 8,-5 2 0,1 3 0,-1-3 0,1 3 0,-1-3 0,3 2-8,2-4 8,-5 1 0,4 4 0,-1-4 0,-1 3 0,2-3-8,0 0 8,1-1 0,-1 2-8,0-1 8,1 0 0,0 0 0,0 1 0,1-1 0,-1-1 0,5 1 0,-4-1 0,3 0 0,-3 0 0,5 0 0,-2 0 0,-4 0 0,4 0 0,1 0 0,-1-1 0,2 1 0,-5-1-8,6-1 16,-7 2-8,5 0 0,-1-1 0,2 0 0,-2 1 0,1-1 0,0 1 0,-5 0 0,4 0 0,1 0 0,-4 0 0,5 0 8,-5 0-8,1 1 0,-2-1 0,4 1 0,-4 1 0,2 0 0,-1-1 0,0 4 0,0-4 0,-1-1 0,0 4 0,0-2 0,0 4 0,-1-5 0,-1 6 0,0-6 0,2-1 0,-5 7 0,1-2 0,2-1 0,-4 1 0,4 0 0,2-5 0,-7 5 0,2 1 8,0-1-8,-1 1 0,2-1 0,-2 0 0,6-5 0,-6 6 0,1-1 0,-2 1-8,1 0 8,-1 0 0,1 1-8,6-7 8,-7 6 0,0 1-16,-1 1 8,0 0 8,-1-1 0,1 1 0,8-8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07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0 2168,'0'0'0,"0"0"0,0 2 488,-2 3 152,0-1 112,0 0 41,-3 1-9,4 0-8,1-5-776,-4 6 672,-1 0-144,3 1-128,-4 1-136,1 0-80,5-8-184,-6 9 128,0-1-24,0 0-48,0 1-16,0-1-8,-1 1-40,0-1-16,7-8 24,-7 9-88,-1-1-88,1 1-144,1-1-336,0 0-688,-1-1-433,7-7 1777,-7 7-1456,0 0-1240,7-7 2696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06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0 1864,'0'0'0,"0"0"0,-1 0 136,0 0 40,0 0 72,0 0 80,1 0 88,-1 0 88,1 0-504,0 0 560,-1 0 49,1 0-1,-1 2-48,1-2-40,-1 0-56,1 0-464,0 1 392,-1-1-56,1 1-72,-1 0-48,0 0 0,1 0-16,0-1-200,-1 1 208,1 1-16,0-1-8,-1 3-7,1-4-41,0 5-32,0-5-104,-1 1 64,1 3-40,-1-2-8,0 2-40,0-2 8,-1 2-48,2-4 64,-2 1-72,1 4-48,-1-3-137,1 2-247,-1-2-376,-2 4-480,4-6 1360,-1 2-1640,0 3 231,-2-3 417,2 4-1168,1-6 2160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06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3 1248,'0'0'0,"0"0"440,1 0-392,-1-1-32,0 1-16,0 0 16,1-1 0,-1 1 0,0 0-8,0 0 8,0-1 0,0 1-16,0 0 16,0 0-8,0 0 8,0 0-8,0 0 0,0 0 0,0 0-72,0 0 136,0 0-64,0 0 0,0 0 8,0 1-8,0 1 8,0-2-16,-1 0 24,1 1 8,0 0 16,0 1 16,0-1 48,0 4 32,0-4 56,0-1-200,-1 5 200,1-3 0,-1 3 0,1-3-40,0 3 16,0 0 0,0-5-176,0 4 160,0 0 8,0 1-48,-1 0-24,1 1-8,-1 0-16,1-6-72,-1 6 80,0 0-8,0 1-16,0-1-8,0 0 1,1-6-49,-1 7 48,-1 0 0,1 0 8,-1 0 8,0 0 24,1 0 0,1-7-88,-2 7 96,0 0 16,0 0-8,0 1 16,0 0-24,-3 0-32,5-8-64,-2 8 56,0 0-8,-3 0-8,4 0 0,-3 0-16,2 1 0,2-9-24,-5 8 16,4-1 0,-4 0-8,3 0-8,-3-1 0,4 1-8,1-7 8,-5 6-16,3 0-24,-3-1-40,4 0-80,-4-1-96,4-2-96,1-2 352,-2 5-481,-1-4-135,1 1-160,0-1 64,1 0 184,-2-1 184,3 0 344,-1 0-152,-1 0-1208,2 0 1360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05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 1712,'0'0'0,"0"0"0,-2 1 136,1 1-112,-4 2-16,4-3 0,-1 4 0,-2-3 0,4-2-8,-1 6 0,-1-5 8,0 6 16,0-3-16,-1 0-8,1 0 16,2-4-16,-1 5 8,-1-1 8,1 1 0,-1-1-16,1-2 8,1 3-8,0-5 0,-1 1 8,1 4-8,0-4-16,0 1 16,0 2-8,0-4-16,0 1 16,0 0-16,0 0 0,1-1-16,-1 0-8,1 0-24,-1 0 72,1 0-1576,-1 0 1576</inkml:trace>
  <inkml:trace contextRef="#ctx0" brushRef="#br0" timeOffset="1">91 38 1528,'0'0'0,"0"1"280,0 1-264,0-2-16,0 1 8,0 1 8,0 2-16,0-3 0,0 1 0,0 0 0,0-2 0,-1 4-8,0-3 0,1 0-8,-1 1-8,0-1-1576,1-1 1600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4:39.778"/>
    </inkml:context>
    <inkml:brush xml:id="br0">
      <inkml:brushProperty name="width" value="0.25" units="cm"/>
      <inkml:brushProperty name="height" value="0.5" units="cm"/>
      <inkml:brushProperty name="color" value="#FFFF00"/>
      <inkml:brushProperty name="tip" value="rectangle"/>
      <inkml:brushProperty name="rasterOp" value="maskPen"/>
    </inkml:brush>
  </inkml:definitions>
  <inkml:trace contextRef="#ctx0" brushRef="#br0">0 66 3264,'0'0'0,"0"2"768,0-2-680,0 0-88,0 0 48,0 0-24,0 0 16,4 0-8,-2 0 16,0 0 8,-2 0-56,4 0 80,7 0 8,-9 0 16,2 0 25,9 0 15,-11 0 16,-2 0-160,10-2 176,-6 2-8,9-4-16,-9 4 0,7-1-32,-7-1 16,-4 2-136,14-2 104,-10 2 0,11-2-8,-11 0-16,9 2 0,-9-2-24,-4 2-56,16 0 56,-13 0 0,11 0 0,-10 0 24,9 0-8,-9 0-8,-4 0-64,13 0 80,-1 0 0,-2 0 24,1 0 16,1 0 16,-1 0 24,3 2 0,-14-2-160,13 0 192,2 4 8,3-2-8,-1-2-8,4 3-16,-21-3-168,19 0 136,1 2-32,1-2-8,0 0-8,0 2-24,2-2-16,-23 0-48,23 4 48,-2-2-16,4-2-8,0 2-8,0 2 0,0-4 8,-25 0-24,27 1 17,0-1-1,-2 2-8,2 2-16,0-4 16,0 0-16,-27 0 8,27 0 8,0 0 0,-1 0 0,1 0 16,-2 0-8,0 0 0,-25 0-16,27 0-24,-4 0 32,0 0-8,0 0 24,-1 0 16,-1 0-24,-21 0-16,21 2 8,0-2 32,2 4 0,-2-4 0,2 2 32,-2 0-8,-21-2-64,20 0 64,1 3-8,-2-1-8,-2-2-24,4 2-16,-3 2 16,-18-4-24,17 2 0,0 2 24,1-1-24,1 1 0,0-2 8,0 2-16,-19-4 8,18 2 0,3 2 8,-2-3-8,4 3 8,-4-2 16,2-2-24,-21 0 0,21 0 40,1 0-8,-1 0-8,2 0 40,-2 0-8,2 0 8,-23 0-64,21-2 64,-2 2-8,3-2 32,-3 0-32,2-1-24,0-1 16,-21 4-48,17-4 8,3 0 8,1 1 8,0-1-48,0 2 56,-2-2-40,-19 4 8,21-4 0,2 0 8,0 1-8,-1 1 0,1-2-32,-4 2 24,-19 2 8,19-4-8,0 2 16,-1 1 8,3-3 16,-4 4-88,-2-4 48,-15 4 8,16-2 8,-1 0-64,1 0 72,-1 0-48,-2 1 0,5-1 48,-18 2-16,11-2 8,3 2 8,1-2-24,-2 0 0,1 2 16,-1-2 40,-13 2-48,14 0 8,-1-2 16,1 2-16,-1 0-40,-1-2 32,1 2 32,-13 0-32,10-2 24,1 2-8,-1-1-48,3-1 24,-1 2 0,-1-2 24,-11 2-16,12-4 48,-2 4-80,-7-2 16,13 0 40,-12 2-48,11-2 56,-15 2-32,4-2 48,7 2-80,-9-2 24,2 2 16,8-1-16,-10 1 16,-2 0-8,3 0 72,9 0-40,-12 0-24,4 0 8,0 0-16,-2 0 0,-2 0 0,3 0 40,-1 0-16,2 0 0,-2 0 8,-2 0 8,4 0 8,-4 0-48,0 0 80,0 0-48,0 0 0,0 0-40,0 0 40,0 0-200,2 0 344,-2 1-152,2-1 0,2 2 16,-4-2-40,2 0-24,0 0 8,1 0 24,1 4-8,0-4 16,0 0-16,-4 0 0,4 2 0,-2-2 0,1 0 16,1 0-8,8 0-8,-12 0 8,0 0-8,4 0-40,0 0 40,-1 0-24,7 0 24,-6 0-16,-4 0 16,6 0 16,3-2-16,-7 2-16,2-2 8,9 0 16,-9 2-24,-4 0 16,4-2-8,10 1 16,-12 1-32,7-2 24,-5 0 8,0 2-8,-4 0 0,13-2 24,-11 0 0,2 0-24,6 0 16,-7 0-16,1 2 0,-4 0 0,4-2-8,6 1 8,-10-1 0,4 0 0,-1 2 8,3-2 0,-6 2-8,4 0 0,-4-2 0,0 2-16,0 0-88,0 0 104,0 0-304,-4 0-352,0 0-641,-5 0-719,5 0 56,-2 0 463,6 0 1497,-11 4-3032,11-4 3032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05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81 1400,'0'0'0,"0"0"0,0 0 24,0 0 0,-1 0-8,1 1-8,-1-1 0,0 1 0,1 0-16,0-1 8,-1 1 16,1 0-16,-1 0 8,1 1 0,0-1-8,-1 1 0,1-2 0,0 1 8,0 0 0,-1 1-8,1-1 8,-1 0-8,1 0 0,0-1 0,-1 1 24,1 0-8,-1 0 24,1-1 24,0 0 32,0 0 48,0 0-144,-1 0 168,1 0 16,0 0 0,0 0-24,0 0 8,0-2-24,0 2-144,0-1 128,1-1 0,0-2-32,1 2-24,-1 0 0,0-3-16,-1 5-56,2-1 48,0-4 8,-1 3-24,4-3-8,-4 3-8,1-3 8,-2 5-24,5-2 8,-4-2 0,3 3-16,-2-4 8,2 4 8,-2-4 0,-2 5-8,4-1-8,-3-3-32,4 2-8,-4-2-80,4 2-56,-4 1-96,-1 1 280,5-3-408,-4 2 32,0-1 56,3 1 96,-2 0-1320,-2 1 1544</inkml:trace>
  <inkml:trace contextRef="#ctx0" brushRef="#br0" timeOffset="1">86 74 1264,'0'0'0,"0"0"224,0 0-200,-1 0 0,1 0-24,0 0 16,-1 1 0,1-1 0,-2 1 8,2 0 16,-1-1 16,1 0-56,-2 1 88,1 0 16,0 1 24,0-2 16,-1 1 8,1 0 8,1-1-160,-1 1 160,0 0-16,0 0-8,0 0-16,0 1-8,-1-1-24,2-1-88,-1 1 80,1 0-8,-1-1 16,1 0 16,-1 1 32,1-1 48,0 0-184,0 0 200,0 0 32,0 0 16,0 0-15,0-1 7,0-1-32,1 1-32,-1 1-176,1-3 152,0 1-48,1-3-8,2 4-8,-3-3 8,4 1 0,-5 3-96,1-4 72,3 2 0,-3-4-40,4 4 0,-4-3 0,4 3-8,-5 2-24,1-6 16,5 2 0,-5 1-8,5-2-16,-5 1 0,5 2-16,-6 2 24,2-5-56,4 4-16,-4-3-32,4 2-40,-4 0-80,3 0-136,-5 2 360,2-2-552,3-1-289,-4 2-39,4-1 184,-4 1 168,0 1-1184,-1 0 1712,0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04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 1088,'0'0'0,"0"0"200,0 0-168,0 0-16,0 0-16,0 0 16,1 0 0,0 0 8,0 0 8,1-1 0,0 1 0,-2 0-32,1-1 40,3-1 24,-4 1 0,5-1 8,-4 1 8,3-1 0,-4 2-80,1-2 88,4 0 8,-4 1 8,4-1-16,-3-3 0,3 4 0,-5 1-88,1-1 64,4-4 0,-4 4-24,4 0 8,-4-1-16,1 1-16,-2 1-16,4-2 24,-3 0 0,0 1-16,0 0 8,0 0-8,0 1-8,-1 0 0,1-1 0,-1 1-16,0 0 0,0 0-8,0 0 0,0 0-8,0 0 32,0 0-40,-2 1 0,0 0 0,1 0-16,-1 1 8,-3 0 0,5-2 48,-1 4-24,-1-3 0,-3 0 0,3 4 8,-2-4-8,3 4 16,1-5 8,-5 1-16,3 3 0,-3-3 8,4 4 8,-4-4 8,4 3 8,1-4-16,-1 1 16,-1 1 16,0 2-8,0-3-8,1 1 8,1-1-16,0-1-8,0 2 16,0-1-8,0 1-8,0 0 0,0-1 0,0 1-8,0-2 8,1 1 0,0 1 8,1-1-8,-1 0-8,0 0 8,1 0 8,-2-1-8,1 1 8,4 0 8,-4-1-24,4 0 16,-3 1-32,3-1 8,-5 0 16,2 0-48,4 0-64,-4 0-72,4 0-32,-2 0 16,-2 0 56,-2 0 144,6-1-88,-4 1-440,4-1-336,-6 1 864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02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5 1216,'0'0'0,"0"0"176,0-1-144,0 0-8,0 0 0,1 1 0,-1-1 0,0 1 16,0 0-40,0-1 40,0 1 8,0 0 8,0 0 16,-1 0 16,1 0 40,0 0-128,-1 1 136,1 0 16,-1 1 8,0 2 8,1-3-8,-2 4-16,2-5-144,-1 4 96,0 0-24,0 1-16,-1 0-32,1 0 0,-1 0-16,2-5-8,-1 5 0,0 0 8,0 0-16,0-1 8,0 1-8,0 0-16,1-5 24,-1 5-64,1-1-40,-1 1-88,0 0-120,1-1-72,0 1 32,0-1 64,0-4 288,0 5-1384,0-5 1384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01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36 888,'0'0'0,"0"-1"384,0-2-360,0 3-24,1-4 24,-1 2 0,0 0 0,0-2 0,0 3 0,0-1 8,0 2-32,0-2 40,0 0 8,0 1 32,0-1 16,-1 0 16,0 1 24,1 1-136,-1-2 128,0 1 0,-1 0 0,2 1-8,-1-1 0,0 1 8,1 0-128,-1-1 112,0 1-16,0 0-32,0 0-16,0 0-40,1 1-8,0-1 0,-1 1 0,0 3 0,-1-3 8,0 5-16,0-5 8,-2 6-8,4-7 8,-1 4-16,-2 0 8,-1 1-8,3 0 0,-2 0-8,-1 1 0,4-6 24,-1 5-16,-2 1-8,-1 0 16,3 0-8,-2 1 0,-1 0-8,4-7 24,-1 7-24,-1 0 8,0 0-32,1-2-8,-1 2-16,1-2-48,1-5 120,-1 5-144,0 1-64,1-1-64,0-1-16,0 0 56,2 0 64,-2-4 168,1 2-112,0 3-928,-1-5 1040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01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42 288,'0'0'0,"0"-1"16,-1-1-8,1 0 0,0 0 0,0 0 8,0 2-16,0-2 0,1 0 8,1 0 8,-1 0-8,1 1 0,-1-2 0,-1 3-8,2-2 0,3 0 8,-4 0-8,0 0 8,5 0-8,-5 1 8,-1 1-8,5-2 8,-4 1-8,3-1 8,-2 0 0,2 1-8,-2 0 0,-2 1 0,5 0 8,-3-1-8,3 1 0,-4 0 0,3 0 0,-3 0 0,1 1 8,-2-1-8,1 1 0,1 0 0,-1 1 0,1 2-8,0-3 8,-1 1 0,-1-2 0,1 5 0,0-4-8,-1 5 0,0-2 0,0 1 8,0-1-8,0-4 8,0 5-8,-1-1 8,0 1-8,-1 0-8,0-3-8,0 4 8,2-6 16,-2 1-16,-3 4 16,4-3 0,-1 3 0,-3-3 0,5-2 0,-2 4 0,-2-3 0,2 4 0,-2-4 8,2 0 0,-3 1 0,5-2-8,-1 1 8,-4 0-8,4 1 0,-1-1 0,0-1 0,0 0 0,2 0 0,-1 0 0,-1 0 0,1 0-8,0 0 0,0 0-16,0-1 8,1 1 16,-1-1-24,1 0 0,0 0-200,0 1 224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00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1 328,'0'0'0,"0"0"8,0 0 0,0 0 0,0 0-8,0 2 0,0-1 0,0 3 0,0-3-8,0-1 8,0 5-8,1 0-8,1-1 16,-1 3 0,-1-1 0,1 0 0,-1-6 0,2 7 0,-1 0 0,0 0 0,-1 0 0,0 0 8,0 0-8,0-7 0,0 7 0,0 0-8,0-1 0,0 1 8,0-1 0,0-1 0,0-5 0,0 6-8,0-1 8,0-1-8,1 1 8,-1-4-8,0 0 0,0-1 8,1 2-16,-1-1 0,0 0 0,1-1-208,-1 0 224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6:00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89 736,'0'0'0,"0"0"0,0 0 72,0-2-56,0 1 0,0 0-8,0 0 8,0 1 0,0 0-16,0-1 16,0 1-8,0-1 0,0 1 8,0 0-16,0 0 8,0 0-8,0 0 8,1 1 0,-1 1 8,0-1-8,0 4 8,0-4-8,0-1-8,0 4 16,0-3 0,0 3 0,0-2 8,0 2-8,0-2 16,0-2-32,0 5 24,-1-4 8,1 5 8,-1-4 0,1 2 16,-1-2 8,1-2-64,0 1 72,-1 4 24,1-4 8,-1 1 32,0-1 8,1 1 16,-1-1 16,1-1-176,0 1 160,-1 0 24,1 1-8,-1-1 24,1-1 48,0 0 64,0 0-312,0 0 384,0 0-8,-1 0-32,1-1-71,0-1-41,0-2-24,0 4-208,0-1 192,1-5 16,0 2-32,0-1-8,1 0-24,0 0-40,-2 5-104,1-5 112,4-1-24,-4 2-16,1-2 0,3 0 0,-5 6-72,2-5 64,3-1-8,-3 0-8,3 1 0,-3-1-24,5 0 16,-2 2-24,-5 4-16,5-5 32,1 0-8,0 0-16,-1 1 24,1 0-48,-6 4 16,6-2-32,-1-4-16,1 5-48,-1-4-80,1 3-112,0 1-200,-6 1 488,5-2-800,1-1-313,0 2-87,-2-1 312,1 2-1008,-5 0 1896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59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37 608,'0'0'0,"0"-1"160,0 1-160,0-1 24,0-4-8,1 3 0,0 0 8,-1 0 0,1-2 0,-1 4-24,1-1 32,-1-1 8,1 0 16,-1 0 24,0 1 16,0-1 24,0 2-120,0-1 128,0-1 24,0 1 8,0 0 32,0 0 8,0 0 16,0 1-216,-1-1 216,-1 1-16,1-1-24,-1 1-32,1-1-24,-1 1-40,2 0-80,-4 0 64,3 0-16,-1 1-24,0 0-8,-2 1-24,2-1 8,2-1 0,-2 2 0,-2 2-16,2-3 16,0 1-16,-2 3 8,2-4-8,2-1 16,-4 5-16,2-4 0,-2 5-8,2-5 8,-2 6-8,3-3 8,1-4 16,-2 5-16,-2-1-16,3 1 8,0 1-16,-1-2 8,0 2 0,2-6 32,-1 5-16,1 0-8,-1 1-8,1-2 8,-1 2-16,1-1 0,0-5 40,0 1-32,0 5 8,0-5 0,1 1 8,0 2-16,0-4 0,-1 0 32,2 1-8,-1-1-16,0 0 24,0 1 16,0-1 0,1 0 8,-2 0-24,5 0 24,-4 0 32,4-2-16,-4 1 16,3-1 8,-2 0-32,-2 2-32,5-4 64,-3 2-32,3-3-16,-3 4 16,3-4-24,-4 2 16,-1 3-24,5-5 40,-3 3-24,2-3 8,-2 0 0,3 3-8,-4-4 24,-1 6-40,1-2 24,4-3 16,-5 3-16,1-4-16,0 5 24,1-4-32,-2 5 0,1-2 32,-1-2-32,0 3 0,0-1-16,0-3-32,0 4 8,0 1 40,0-2-64,0 0-32,-1 0-24,-1 0-40,1 1-32,0-1-32,1 2 224,-2-2-256,1 1-40,-1-1-24,1 1 16,-1 1 56,1-1 80,1 1 168,-1 0-96,-1 0 40,0 0-624,2 0 680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58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8 101 424,'0'0'0,"-1"0"80,1 0-80,-1 0 8,1 0-8,0 0 8,0 0 0,-1 0 0,1 0-8,0 0 0,-1 1 8,0-1-8,1 1 0,0 0 0,0-1 0,0 0 8,0 1-8,-1 0 8,1 0-8,0-1 8,0 0-8,0 1 8,0 0 0,0 0-8,-1-1-8,1 1 8,0 1-8,0-2 8,0 1 8,0-1 0,0 1 8,0-1 16,0 0-32,0 0 32,0 0 24,0 0 16,0 0 24,0 0 16,0 0 16,0 0-624,0 0 1144,0-1-504,0-1 8,1 0 0,-1 0-48,1-3 0,-1 5-104,0-1 112,1-4-32,-1 3 0,1-3 0,0 3-8,0-4 8,-1 6-80,1-5 56,1 1 0,-1 0-32,1 0-8,-1 1 8,3-2 0,-4 5-24,1-3 24,1-2-8,-1 2-8,4-1 8,-5 2-8,4-4 16,-4 6-24,1-1 8,1-4-32,3 3 0,-4-2-24,0 2 0,4 1 0,-5 1 48,1-4-80,0 2-16,3 0-80,-2 0-24,2 0-80,-3 0-48,-1 2 328,2-1-264,2-1 64,-3 1 40,1 0-600,-2 1 760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57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59 504,'0'0'0,"0"0"80,-1 0-64,1 0 0,-1 0 0,1 0-16,0 0 16,-1 0 0,0 1 16,1-1 24,-1 0 16,0 0 32,1 0-104,0 0 120,-1 0 8,1 0 0,-1 0-8,1 0-8,0 1-16,0-1-96,0 0 72,0 1-16,0-1 8,0 1-8,0-1 16,0 1 16,0-1-88,0 0 88,1 1 16,0-1 24,0 0 8,4 0 24,-4 0 0,-1 0-160,4 0 152,-2 0 16,3-2-24,-4 1-24,6 0-8,-3-2 8,-4 3-120,4-4 104,1 3 0,-1-4-8,1 4-16,-1-4 8,0 3-24,-4 2-64,4-5 56,1 3 0,-4-3-24,5 3 8,-4-3-16,3 4 0,-5 1-24,2-5 16,3 4 8,-4-1 0,0-2-16,1 3 8,-1-1-16,-1 2 0,1-1 8,1 0-8,-2 0-8,0 0-32,0 1-40,0-1-40,0 1 120,-1 0-160,0 0-48,0 0-8,-1 0 0,0 1 16,-3 1 40,5-2 160,-1 2-120,-4-1 8,3 4 16,-3-4 8,3 3-8,-3-3 32,5-1 64,-2 4-56,-2-3 8,2 4 16,-4-3-8,5 2-16,-4-2 32,5-2 24,-1 5-16,-1-4-16,-3 4 24,4-3-8,-3 4-24,2-5 32,2-1 8,-1 6-8,-1-5-8,1 5 0,0-5 0,-1 4-8,1-3 16,1-2 8,0 5 8,-1-3-16,1 2 8,0-3-8,0 1-16,0-1 24,0-1 0,0 2-8,0 0 32,1-1 8,-1 1 8,2-1 32,-1 0-8,-1-1-64,2 1 80,-1-1-16,1 1 0,0-1 8,-1 0 0,3 0-32,-4 0-40,1 0 32,1 0-24,3 0-24,-4-1 32,4 0 8,-4-1-16,-1 2-8,5-1 8,-4 1 0,4-1 0,-4 0-16,4 0-24,-4 0-64,-1 1 96,6-1-184,-4-1-120,4 1-136,-2 0 40,-2 0 80,3-1-600,-5 2 920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4:37.454"/>
    </inkml:context>
    <inkml:brush xml:id="br0">
      <inkml:brushProperty name="width" value="0.25" units="cm"/>
      <inkml:brushProperty name="height" value="0.5" units="cm"/>
      <inkml:brushProperty name="color" value="#FFFF00"/>
      <inkml:brushProperty name="tip" value="rectangle"/>
      <inkml:brushProperty name="rasterOp" value="maskPen"/>
    </inkml:brush>
  </inkml:definitions>
  <inkml:trace contextRef="#ctx0" brushRef="#br0">0 271 4536,'0'0'0,"0"-2"145,0 0-81,4 0 0,-4 2-64,2-1 32,0 1-16,2 0-8,7-2 56,-9 2 8,10-2 16,-12 2-88,3 0 128,11 0-64,-10-2 16,9 2 16,-1-2-32,-8 2 8,-4 0-72,15 0 64,-11 0-32,11 0-8,-3 0 56,-8 0 0,9 0 8,-13 0-88,4 0 104,11 0 16,-3 0 72,-1 0 88,-1 0 8,1 0 24,-11 0-312,4 0 280,10 0-56,-9 0 32,9 0-64,-10 0 32,7 4-16,-11-4-208,4 0 176,10 0 16,-3 2 16,-7-2-15,9 2 7,-1-2-24,-8 3-56,-4-3-120,15 2 136,-3-2-16,-1 2 16,1-2-40,-1 0 48,3 4-8,-14-4-136,15 0 168,2 0 48,-1 0-16,1-2-40,4 0 32,-1-2-32,-20 4-160,23-3 160,-2-9 24,4 10-8,-2-4 16,0-3-32,2 5 0,-25 4-160,25-12 136,2 8-40,-2 1-8,2-3 8,-2-6-8,0 10 16,-25 2-104,25-3 120,0-3 16,-2-4-32,2 6-32,0-1 0,0 1-64,-25 4-8,27-12 64,0 8-7,1 0 7,-1-1 0,0 1-16,0-2 8,-27 6-56,27-4 40,-2 0 48,2 0-48,-4 1 16,2-1-24,0 0-24,-25 4-8,25-2 56,0 0-16,-2-2 0,0 4 24,2-2-8,-4 0 0,-21 2-56,23 0 80,-1 0 8,-1 0 48,0 0-16,0 0 0,-2 0 0,-19 0-120,21 0 96,0 0 24,-1 0-8,-3 2-8,0 0 16,3-2-40,-20 0-80,17 4 80,0-2 8,0 0-32,-1 2-8,1-2-16,-3 0-32,-14-2 0,15 3 8,2-1 8,-1 2 16,1-2-8,-2 0-16,1 2 16,-16-4-24,15 0 0,2 2 16,1 0-16,-1 2-16,0-2 40,-17-2-24,14 2 0,3 1 0,-3-1 24,1 2-24,-2 0-8,3 0 8,-16-4 0,13 4-16,3 0 16,-1-3 0,-2 3 0,1-2 16,1 2-16,-15-4 0,16 4 8,1 0-8,-2-2-32,1 0 32,1 1 0,-2-3 0,3 2 24,-18-2-24,17 0 8,0 0 24,3 2-32,-5-2 40,2 0-24,-17 0-16,16 4-56,1-4 32,0 0-16,2 0 16,1 0 48,-1 0 0,-19 0-24,17 2 32,-1-2-24,1 2-8,2 2 40,-2-4-32,1 2 16,-18-2-24,19 4 32,-2-2-16,1-1-16,-1 3-16,-2-2 32,4 0-32,-19-2 16,20 4-24,-3-2 24,2 0 0,0 2 0,1-2 0,-1 0 0,-19-2 0,21 3-24,0-3 24,0 2 24,-3-2 0,1 2-8,-2-2-32,-17 0 16,19 0 24,-1 0-16,-1 0 8,0 0-16,2 0 0,-1 0 24,-18 0-24,21 0 40,-4 0 8,2 0-48,1-2 24,-1 0-24,0 2 8,-19 0-8,19-3 24,1 1-8,-1 0-8,-2-2 16,2 2-8,1 0-88,-20 2 72,19-4 0,2 4 8,0-2 8,0 0 64,-2 2-56,1-2-40,-20 2 16,19-2-8,2 2 16,-2-1-8,1 1 16,-1 0 8,-2 0-24,-17 0 0,19 0-24,0 0 32,1 0-8,-3 0-8,2 0 40,0 0-8,-19 0-24,22 0-56,-1 0 56,-4 0-16,2 0-8,-1 0 88,-1 0-64,-17 0 0,15 0 24,3 0-16,-3 0-32,0 1 40,3-1-16,-3 0 8,-15 0-8,13 0 0,3 0 0,-1 4 8,1-4 16,-1 0-24,-2 0 16,-13 0-16,16 0-16,-3 0-8,3 0 48,1 0-24,0 0 24,-1 0-8,-16 0-16,17 0 8,-4 0 16,3-2 0,-1 0 24,-1 2-40,1-1-16,-15 1 8,13-2-40,3-2-16,-3 2 32,3-2 16,-3 2 88,1 0 0,-14 2-80,15-2 80,-2 0 16,-1-2-104,1 3 64,-1-1 16,1-2-24,-13 4-48,14-4 80,1 2-48,-1-2 8,-1 2 48,-1-2-16,1 2-8,-13 2-64,16-3 80,-5 1 16,6-4-80,-1 4 32,-1-2 0,1 2-48,-16 2 0,17-4 96,0 1-96,4-1 56,-1 0-8,1 0-24,0 0 40,-21 4-64,19-4 8,0 0 8,2-1 16,1 1-15,-1-2-34,0 0 17,-21 6 0,19-4 25,2-1-25,2-1 16,-2 2-32,1 0 16,-1-2 40,-21 6-40,19-5 24,0-1 8,2 2-16,-3 0-56,-1 0 40,0 0 0,-17 4 0,16-3-8,1-1 16,-2 0-16,1 0 8,-3 0-16,-1 2 56,-12 2-40,13-4 24,-1 3 8,-3-1 48,3 0-80,-8 0 32,9 2-40,-13 0 8,4-2-40,9 0 40,-11 2-16,10 0 16,-10 0 0,2-2 32,-4 2-32,11 0 24,-9 0 24,2 0-40,0 0 8,0 0-8,0 0-32,-4 0 24,3 0 0,1 0-48,2 0 88,-2 0-40,0 2-16,-1-2 80,-3 0-64,2 4-16,0-4 8,2 0 40,-2 2-16,2 0-8,0-2 16,-4 0-24,2 3 0,0-3 0,1 2-8,-1-2 8,2 2-16,-2 2 16,-2-4 0,4 2 24,-2-2-24,2 4 24,0-2-24,-1 0-8,1 2 16,-4-4-8,4 2 0,0-1 0,0 3 0,5-2 0,-5 2-24,0-2 24,-4-2 0,12 4 0,-10 0-8,9-2 40,-7 0-40,8 1-8,-9-1 8,-3-2 8,12 4-16,-8-2 16,11 0 0,-5-2-8,-6 4 32,11-4-16,-15 0-8,4 2 16,11-2 16,-5 2-16,-4 2 24,17-3 8,-23-1-48,5 0 24,9 0-24,-10 2 32,11-2 8,-11 0-16,11 0 16,-15 0-40,4 0 32,10 0-8,-11 0 16,13 0 8,-12 0-8,11 0 24,-15 0-64,10 0 48,-6 0 0,13 0 0,-8 0 8,5 0 0,-3 0 8,-11 0-64,14 0 88,-3 0-24,1 0 8,0 0-16,-1 0-24,1 0-8,-12 0-24,11 0 16,3 0 8,-3 0 16,3 0-16,-3 0-8,-1 0-16,-10 0 0,11 0-16,-7 0 40,11 0 16,-11 0-16,8 0-24,-8-2 16,-4 2-16,11-1 8,-9 1 8,2 0 24,8 0-40,-12-2-24,3 0 24,-3 2 0,2 0-32,0 0 64,-2-2-64,4 0 24,-4 2-56,0 0 64,0-2-48,0 0-80,0 2-40,0-2-56,0 2-120,-2-2-40,2 2 384,-2 0-416,0 0-217,0 0-135,-1 0-216,3 0-264,-4 0-153,4 0 1401,-2 4-1640,-2-2-312,2 2-345,0 5 481,-2-5-769,0 0-375,4-4 2960,0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57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52 264,'0'0'0,"0"0"272,0 0-264,0 0 0,0 1-8,0-1 0,0 0 16,0 1-8,-1 0-8,1 0 8,0 1-8,0 0 8,0-2-8,0 4 8,0-3 0,0 0-8,0 4 0,-1-3 0,1 2 0,0-4 0,-1 1-8,0 1 0,1-1 0,-1 4 0,1-4 16,-1 0 8,1-1-16,0 5 32,0-4 0,-1 0 0,1 0 16,-1 0 24,1-1 48,0 0-120,0 0 168,0 0 48,0 0 24,0 0-16,0 0-40,0-1-48,0 1-136,0-1 120,0-1-32,0-2-16,0 2 16,0 0-24,1-3 0,-1 5-64,1-1 72,0-5-48,0 2 0,0 2 8,0-4-24,0 4 16,-1 2-24,1-5 40,0 3-32,0-3 24,0 3-8,0-4 0,1 4-8,-2 2-16,2-5-8,-1 4-24,1-5 8,2 5-8,-3-4-8,1 3-24,-2 2 64,1-4-96,4 3-72,-4-2-48,3 1-128,-2 0-96,2 1 96,-4 1 344,1-2-272,0 0-568,-1 2 840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56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61 360,'0'0'0,"0"0"8,0 0 8,0 0-8,1 0 0,-1 0-8,2 0 16,2 0 0,-4-1 16,4 0 0,-4-1 16,2 0 32,-2 2-80,2-1 104,2-1 40,-2-3 24,2 4 24,-3-3 8,0 2 16,-1 2-216,5-5 232,-4 3 16,1-3 0,3 3-56,-4-4-24,1 4-48,-2 2-120,2-4 64,2 2 16,-3 0-24,0 0-24,0 0 0,1 1-24,-2 1-8,0-1 32,0 0 16,0 0 0,0 1-16,0-1-32,0 1-64,0 0 64,-1 0-80,0 0-16,0 0-56,-1 1-16,0 0-8,0 1-40,2-2 216,-5 5-184,4-4 16,-4 4 0,3-3 32,-2 4 8,2-1 8,2-5 120,-4 4-96,3 1 8,-4 0 16,3-1 24,0 1 8,-2 0 8,4-5 32,-2 5-24,0 0 0,0-1 8,0 1-24,1-4 8,-1 5 0,2-6 32,-1 1-24,1 5 16,-1-4 0,0 3 0,1-3 0,0 2 0,0-4 8,0 1-8,0 1 8,2 2-8,-1-4 8,0 2-8,0-1 0,-1-1 8,1 1 0,1 0 0,-1 0 0,1-1 0,0 0 0,2 1 0,-4-1 0,1 0 0,1 0 0,2 0 0,-2 0 0,3 0-16,-3-1 0,-2 1 16,6-2-32,-2 0-16,1-2-16,0 3-16,-1-4 24,0 4 0,-4 1 56,4-5-24,1 3 16,0-2-8,0 2-352,-5 2 368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55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33 376,'0'0'0,"0"-1"48,-1 0-32,1 1-16,0-2 8,-1 0-8,1 0 32,-1 0-16,1 0 24,-1 0 40,1 2-80,0-2 120,-1 0 80,0 0 64,0 0 48,1 1 24,-1-1 40,1 2-376,0-2 352,-1 1 40,0-1-24,1 1-48,-1 1-8,-1-1-96,2 1-216,-2 0 160,1 0-32,-1 0-72,0 0 0,0 1-40,0 1 0,-2 3 0,4-5-16,-3 1 0,-2 4 16,1-1-56,2 1 40,-3-1-24,4 0 0,1-4 24,-4 4-8,2 1-16,-3 0 8,4 0-16,-3 0 16,3 0-24,1-5 40,-2 4-24,0 1-8,0-3-32,1 4 16,0-5-24,1 4 0,0-5 72,-1 2-56,1 2-24,0-2 24,0 2-24,0-3 24,1 1-16,-1-2 72,1 4-64,-1-4 24,2 2-32,-1-1 32,1 0-8,-1 0-8,-1-1 56,2 1-40,3-1-16,-4 0 24,3 0-32,-2 0 24,2 0-16,-4 0 56,2 0-64,3 0 8,0 0-8,-1-1-8,-3-1-16,5 1 8,-6 1 80,2-1-88,3-1 24,-4 0 24,5 1-16,-5-1 24,4 0 0,-5 2 32,2-2-48,2 1 16,-3-1 0,1 1-16,-1 0 0,1 1-16,-2 0 64,1-1-88,-1 1-40,0 0 0,0 0 0,0 1 24,-1 1 32,1-2 72,-1 4-56,0-3 24,-1 1 0,-2 3-8,3-4 0,1-1 40,-2 5-32,-3-4 0,4 5 0,-4-5 0,4 6 0,-1-6 0,2-1 32,-5 6-24,4-4 24,-3 4-8,2-5 0,-2 5-8,3-2 8,1-4 8,-2 5-8,0-1 0,0-2 0,1 3-8,-1-3 0,1 3-8,1-5 24,-2 1-16,0 4 0,1-4 0,0 3 24,1-3-8,-1 3 8,1-4-8,0 1 24,0 1-32,0 0 8,0-1-8,2 0-16,-1 0 24,-1-1 0,1 1 0,1 0 8,0-1-8,-1 0-8,3 0 0,-2 0 0,-2 0 8,2 0-8,3-1-8,-4 0 0,0 1 0,1-1 8,-1 1 0,-1 0 8,1-1-8,1 1 24,-1 0-16,-1 0 8,0 0-24,0 0 16,0 0 8,0 0-24,0 1 16,0 0-8,0 1 16,0-2-8,-1 1 0,1 1 0,-1 0 0,-3 2-8,4-2 0,-2 2 16,2-4-8,-4 4 16,3 0-16,-3 1 24,2-1-32,0 1 16,-3-1 8,5-4-16,-2 6 8,-4-1 0,2 1-24,2-1 8,-3 1 8,3-1 24,2-5-24,-5 5 24,4 0-8,-1-1-16,-1 0-8,1-2 16,1 3 8,1-5-16,-2 2 0,2 2 0,-1-3-16,1 0 0,0 1 8,0-1 24,0-1-16,1 1 24,1-1-8,-1 0 0,1 0-8,3 0 16,-3-1-8,-2 1-16,6-2 8,-2 0-8,2 1-16,-1-1 16,1 0 8,1-1-16,-7 3 8,6-2-8,1 1-24,-1-1-16,-1 0-56,1 1-48,0 0 24,-6 1 128,7-1-112,-2 0-256,-5 1 368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53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3 1336,'0'0'0,"0"0"56,0 0-56,0-1 56,0 0 56,0 1 72,0-1 56,0 1 16,0 0-24,0 0-232,-1 0 192,1 0-16,-1 2 48,0-1-8,-1 4 24,0-4 0,2-1-240,-1 5 208,-1-4 16,-3 5-24,4-1-8,-4 1 25,3-1-41,2-5-176,-4 6 168,3 0-8,-4 0-24,4 0 0,-4 2 0,3 0 0,2-8-136,-4 8 88,1 1 24,-2 2 0,4 0-16,-4 0-16,3 1-24,-3-1-48,5-11-8,-1 12 0,-1 0 16,-3 1-24,4 2 0,-4-1-56,1 2 8,4-16 56,-5 17-64,0 1 8,1 0 16,-1 1-24,1 0 24,0 0-32,4-19 72,-5 19-104,0-1 16,1 2 0,-1-2 16,0 1 16,0 0 16,5-19 40,-5 18-48,4-2 0,-1-1 16,0-2-48,1 0 48,0-1-24,1-12 56,0 12-32,0-1-8,0-1 0,0 1 24,1-2-48,0 0 48,-1-9 16,1 9-40,3-1 8,-2-1 32,2 0-32,-2 0 24,4 0-40,-6-7 48,5 8-48,-3-1-56,3 0-105,-3 0-71,3-1-192,-3-2-152,-2-4 624,5 6-760,-3-2-64,4 2 248,-2-2-352,-4-4 928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52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0 2840,'0'0'0,"0"0"408,0 0-376,0 0-32,0 0 16,0 0-8,0 1 24,2 0-8,-2 1 8,1-1 0,-1-1-32,0 2 24,1-1 8,-1 4 0,1-4 0,0 3 8,-1-3 0,0-1-40,1 5 80,0 0 8,1 0 32,0 0 24,-1 1 24,1 0 16,-2-6-184,5 7 184,-4 0 1,0 1-25,4 1-24,-3-1-24,2 2-48,-4-10-64,1 10 8,3-1-8,-3 2 24,1-1 8,2 1 48,-3 0 8,-1-11-88,1 12 80,0-1-24,-1 0 0,0 1 0,0-2-32,0 1 32,0-11-56,0 10 88,-1 1-8,-1-1-8,-2 1 0,2-1-48,0 0 24,2-10-48,-5 9 64,3-1-8,-2 1-32,2-1 16,-3-1-24,3 1 8,2-8-24,-6 7 32,2-1-16,0 1-8,-1-1-16,1 1-8,-1-2 16,5-5 0,-5 6-40,0-1-96,-1 0-112,0 0-224,0-1-248,0-2 31,6-2 689,-6 5-576,-1-3 152,2 3-2096,5-5 2520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47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7 1448,'0'0'0,"-2"-1"16,1-1 8,-1 0 8,2 2-32,-2-1 80,1 0 24,-1 1 64,1 0 48,-1 0 40,0 0 32,2 0-288,-4 2 304,3-1-8,-1 4 8,-2-3 0,2 4 0,-3-5 8,5-1-312,-1 7 329,-4-2 15,1 1 0,1 1-24,-2 1-40,0 0-24,5-8-256,-4 8 232,-1 2-40,-1 0 16,1 1-32,-1 1 0,-1 1-16,7-13-160,-7 13 136,1 1-32,0 1-56,-1 0-16,0 1-16,0 0-16,7-16 0,-7 17 32,2-1 0,0 0 8,3-1-8,-3 0-8,4 0-32,1-15 8,-2 14 8,2 1-16,0 0-24,1-2 24,4 0-40,-4-2 8,-1-11 40,6 11-56,0 0 24,0-2-32,1 1-8,0-1-40,1-1-200,-8-8 312,9 9-656,1 0-488,1-1-561,2 0 273,-1-1-712,-12-7 2144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47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42 2080,'0'0'0,"1"-1"384,1-1-328,2-3 0,-4 5-56,0-2 40,1 1 8,0-3-16,0 2 16,-1 0 64,1-2 8,-1 4-120,0-2 192,1 0 48,-1 0 56,0 0 64,0 0 88,0 0 65,0 2-513,-1-1 544,0-1 8,0 1-80,-1-1-80,0 2-136,-2-1-88,4 1-168,-2 0 128,-3 0-72,1 0-8,2 1 24,-3 1-64,0-1 40,0 3-24,5-4-24,-5 2-16,1 3 32,2-4 16,-4 6-32,1-2 48,0-1-16,5-4-32,-5 5 8,0 1 64,0-1-16,0 1 40,1 0-48,-1 0 8,5-6-56,-2 6 32,-3 0-16,2 0 40,-1 0-40,3 0-24,-1 0 0,2-6 8,-2 5-24,1 0 24,1 0 16,-1-3-8,1 4-8,0-5-24,0-1 24,1 2-24,1 2 0,2-4 56,-3 1-24,5 0 0,-2 0-16,-4-1 8,5 1-40,0-1 40,1 0 40,0 0-40,0 0-16,0 0 0,-6 0 16,7-2-64,0 1 80,-1-2 0,1 1-40,-1 0 8,1-2-40,-7 4 56,7-2-32,0 0 24,-1-2-32,0 2 48,0-2-16,0 2 24,-6 2-16,6-5 40,-1 3-16,0-3-32,-1 3 8,1-3 24,-4 3-24,-1 2 0,6-5 56,-5 1-32,0 1-24,4-2 8,-5 3 0,1-3 0,-1 5-8,1-3-8,-1-1 0,0 2-80,0-3-80,0 3-120,-1-3-224,1 5 512,-1-1-712,-1-4-288,-2 3-49,2-2 185,-3 2 256,4-3 304,1 5 304,-6-1-128,1-1 40,0 0-1976,5 2 2064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46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5 2592,'0'0'0,"0"0"160,0-1-88,0 1 32,1-1 72,-1 1 88,1-1 104,-1 1-368,0 0 456,1-1 89,-1 1 15,0 0 24,1 0-56,-1 0-80,0 0-448,1 0 432,-1 0-48,0 0-24,0 0 0,0 1-56,0 0-48,0-1-256,-1 1 264,0 0 1,0 1-9,-1-1-64,0 3-24,-2-3-96,4-1-72,-2 5 80,0-4 8,-2 4 40,2-3-72,-3 4-8,3-1-8,2-5-40,-6 5 0,2 1 32,-1-1 32,0 2-32,1-1 8,-2 1 24,6-7-64,-5 6 16,0 1 88,-1 0-32,1 1-72,0-1 0,-1 1-72,6-8 72,-5 8-56,0-1 72,0 0 0,1-2-8,2 1 0,-3-1-8,5-5 0,-1 4 8,-4-3 56,4 5-48,0-4 24,-1 2-8,1-3-32,1-1 0,-1 4 32,0-3 48,0 1-56,0 2 24,1-4 0,0 2-32,0-2-16,0 2 64,0-1 16,0 1-24,0-1 24,1 0-8,0 0-16,-1-1-56,1 0 120,1 0 0,0 0 16,-1 0 16,4 0-32,-4 0 8,-1 0-128,4 0 88,-2-1 0,3 0-16,-4 0-24,5 0 8,-4-1-16,-2 2-40,6-1 32,-2-1 8,0 1-16,0 0 16,1-1-32,0 1-8,-5 1 0,4-3 0,1 1 0,0 1 0,0-1-8,0 0 8,-1 0-8,-4 2 8,5-1-24,-3-1 16,4 1-24,-2 0-16,-2 0-48,4 0-40,-6 1 136,1-1-200,5 0-56,-4 0-80,2 0-96,-3 1-152,3-1-184,-4 1 768,2-1-1057,-1 1-359,1-1-280,-1 0 239,1 1 417,0 0 424,-2 0 616,1 0-2368,-1 0 2368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45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9 5345,'0'0'0,"-2"-1"1656,-2 0-1432,4 1-224,-2-2 304,-4 1-24,2-1 32,0 1-264,0 1 32,2-1-40,2 1-40,-4 0-32,3 0 64,-1 0-144,0 0 48,0 0-40,1 1 8,1-1 96,-1 1-80,0 0-120,0 1-40,1-1-184,0 0-152,0 1-160,0-2 736,0 1-1025,0 1-39,1 0-32,0-1 184,1 1 280,-1-1 248,-1-1 384,2 2-176,0 0 88,2-1-184,-4-1 272</inkml:trace>
  <inkml:trace contextRef="#ctx0" brushRef="#br0" timeOffset="1">247 200 1544,'0'0'0,"0"0"0,-1-3 648,-1-2-568,1 1 8,0 2-16,1 0 32,0 0-32,0 2-72,0-4 56,0 2-32,0 0-24,0-2 8,0 3-16,0-1 24,0 2-16,-1-2 16,1 0-24,0 0 16,0 0-64,-1 0-8,-1 1-8,2 1 72,-2-1-104,0 0 16,0 0 16,0 0 40,0 0 32,-3 1 8,5 0-8,-1-1 8,-2 0-40,1 1 16,-3 0 24,4 0-8,-4 0 40,5 0-40,-3 1 32,-1 0 0,3 0 24,-2 1-24,-1 2 24,2-3-40,2-1-16,-2 2 16,-3 2-8,4-3-24,-3 4 48,2-4-48,0 5 8,2-6 8,-4 4-32,3 0-8,0 2 8,-1-2 8,1 2-16,0-1 0,1-5 40,0 6-40,0 1-32,0 0 24,0 0 0,0 1-16,0-1-16,0-7 80,2 7-72,-1 0 8,1 1-16,-1-1 56,4 0-16,-4 0-8,-1-7 48,4 7-16,-2-1-24,3 1 8,-4 0 24,4 1-24,-5-8 32,2 8-24,4-1 0,-5 1 0,5-1 8,-4 1 0,3-1 8,-5-7 8,1 8-8,4-2 0,-4 1-8,0 0-8,0-1 0,0-1 16,-1-5 8,1 6 16,0 0 0,-1 0 0,0 0 16,0-1-32,0 1 16,0-6-16,0 4 24,0 1-16,0-1 32,0 0-32,0-2 16,-1 3-8,1-4-16,0-1 0,-1 5 32,0-4-24,0 1 0,-1 2 0,1-3 8,0 0-8,1-1-8,-1 0 8,0 1-8,0-1-152,0 0-232,-1 0-32,0 0 96,2 0 320,-1-2-168,-1 0 40,2 2 128</inkml:trace>
  <inkml:trace contextRef="#ctx0" brushRef="#br0" timeOffset="2">144 306 696,'0'0'0,"0"-2"424,-1 1-248,1-3 40,0 4-216,0-1 240,0 0-8,1 0 8,4 0-56,-4-1 32,3 1 0,-4 1-216,1-1 240,4-1 32,0 0-48,0 1 24,0-1-40,2 1 32,-7 1-240,6-2 240,2 0 9,0-2 23,2 3-56,-1-1-8,1 0-64,-10 2-144,10-1 104,0-1-16,1 1-56,-2 1-16,1 0-48,-1 0-64,-9 0 96,11 0-224,-1 0-232,-1 0-265,2 0-383,-2 0-144,2 0 352,-11 0 896,10 0-656,0 0 256,-10 0 400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43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1 320,'0'0'0,"0"0"8,0 0-32,0 1 48,0-1-24,0 1-16,0 0 24,0 0-32,0 1-8,0-1 32,0 1-16,0-2 16,0 4 24,0-3-24,1 3 16,-1-2-24,1 3 16,-1-4 8,0-1-16,1 7-16,0-3 40,0 2-24,-1-1 8,2 2 24,-1-1-32,-1-6 0,0 7 8,1 0-8,-1 2 16,0-1-16,1 1-8,-1 0 24,0-9-16,0 9-16,0-1 24,0 2-8,-1-2-24,1-1 24,0 0-16,0-7 16,-1 6 8,1 5-48,0-9 24,0 4 24,0-4-32,1 3 16,-1-5 8,1 5-56,0-4 0,0 0 32,0 0 8,-1-1 24,2 0-120,-2 0 112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4:52.292"/>
    </inkml:context>
    <inkml:brush xml:id="br0">
      <inkml:brushProperty name="width" value="0.25" units="cm"/>
      <inkml:brushProperty name="height" value="0.5" units="cm"/>
      <inkml:brushProperty name="color" value="#FFFF00"/>
      <inkml:brushProperty name="tip" value="rectangle"/>
      <inkml:brushProperty name="rasterOp" value="maskPen"/>
    </inkml:brush>
  </inkml:definitions>
  <inkml:trace contextRef="#ctx0" brushRef="#br0">0 302 5585,'0'0'0,"0"0"128,4-4 0,7-7-32,-7 9-8,-4 2-88,4-4 40,10 2-16,-13-2 0,11 0-8,-8 0 16,9 0-24,-13 4-8,12-2 48,-1-1-32,1-1 8,-1 2 0,-1 0-24,3-2 64,-13 4-64,12-2 104,1-2-8,-1 0 32,1 0 16,1 0 64,1-1 128,-15 5-336,16-6 392,3 2 32,-2-2-16,2 0-32,-3-3-24,1 7 25,-17 2-377,15-4 320,5-2-32,-1 0-40,0 2-24,2 1-16,2-3 64,-23 6-272,23-4 240,2-2-40,2 0-24,-2 2-16,2 0 0,0 1 16,-27 3-176,29-6 184,0 2-72,4 0-16,-3-2-16,5 2 8,-1-1 16,-34 5-104,37-4 144,-2 0-56,1-2-40,3 0 64,-3 2-48,3-1 96,-39 5-160,40-4 104,-2-2 0,3 2-32,-3-2 24,3 2 41,-5 0-49,-36 4-88,42-5 80,-1 1-48,-3 0-32,3 0 64,-5 0-16,1 0-8,-37 4-40,34-2 8,3 0-16,-3-2 16,5 4 24,-5-1 16,1-1-8,-35 2-40,36 0 0,-1-2 0,-2 0 56,-1 2-40,1 0 48,0 0-16,-33 0-48,31 0 0,1 0 48,1 0 16,-2 0-40,-1 0 40,1 0 16,-31 0-80,31 0 64,2 0 120,-3 0-16,3 0-40,-2 0 40,0 0-88,-31 0-80,28 0 80,1 0 48,0 0-80,2 0 16,0 0 16,-1 0-8,-30 0-72,33 0 56,-4 0 80,0 0-88,1 0-8,-1-2 0,0 0-56,-29 2 16,29 0 48,-2 0-16,-2 0 24,0 0-8,-2-2-40,2 2-8,-25 0 0,23 0 0,-2 0 24,0 0 16,0 0-24,-1-2-24,1 2-16,-21 0 24,23 0-32,0 0 64,0 0-8,0 0-32,2 0 8,0 0-48,-25 0 48,21 0-16,2 0 64,-2 0-32,1 0-32,-1 0 8,0 0-48,-21 0 56,21 4-24,0-2-32,2 0 112,-2 2-104,1-2 0,1-1 72,-23-1-24,21 4-80,2 0 80,0-2-8,-2 0-32,0 2 24,0-2-32,-21-2 48,21 2-24,3 2 16,-3-2-8,0 0 32,0 1-32,0-1 8,-21-2 8,19 4-24,2-2 24,1 0 0,-3 2-16,-2-2 16,0-2-32,-17 0 32,18 2 0,-1 2 32,2-4-8,-1 0 0,-1 2 8,0-2-8,-17 0-24,19 0 24,-1 2 0,1-2-16,2 0 32,-2 0 0,-1 0 32,-18 0-72,19 0 56,0 0 0,-2 0 0,3 0 8,-3 0-8,2 0 24,-19 0-80,17-2 104,1 2-8,1-2-16,-2 2-48,1 0 16,1 0 0,-19 0-48,17 0 24,0 0 48,1 0-64,-1 0 8,2 0 24,-2 0-40,-17 0 0,18 0 40,-3 0 32,4 0-40,-1 0 8,-1 0-8,0 0-32,-17 0 0,19 0 24,-1-2-16,-1 0 40,0 2-80,1-2 16,-1 0 40,-17 2-24,17 0-8,1-2 88,-1 0-40,-2 2 16,3-2 8,-3 0-16,-15 2-48,13 0 80,5-2-32,-1 0-8,-2 0 16,3 1 16,-3-1 24,-15 2-96,15 0 113,3-2-17,-3 0-40,2 0 8,-1 0-64,-1 2-8,-15 0 8,14 0 48,-1 0-40,1 0 64,-1 0-8,0 0-56,3 0 32,-16 0-40,13 0 16,-1 2-32,1-2 40,-1 2-8,1 2-16,-1-2-24,-12-2 24,13 3 8,-1-1-32,1-2 0,-1 2 24,-1 2-40,3-2 56,-14-2-16,9 0 48,3 2-24,-1 2-48,1-2-24,-2 0 0,1-2 24,-11 0 24,10 4-16,-6-4 32,11 2-32,-11 0 8,9 1 32,-9-1 32,-4-2-56,14 0 56,-11 0-24,11 2-40,-10-2-56,9 4 16,-9-4 32,-4 0 16,15 0-48,-11 2 96,10-2-24,-10 4-24,7-4 112,-7 2-112,-4-2 0,13 0 72,-9 2-72,10-2-24,-10 4-8,7-4-48,-9 0 72,-2 0 8,2 2-48,4-2 32,-2 2 16,-1-2 0,-1 3 104,0-3-160,-2 0 56,0 2 112,4-2-120,-4 0-40,0 0 8,0 2 16,0-2 32,0 0-8,-2 0 24,0 0 64,0 0-176,0 0 80,2 0-32,-2 4 32,2-4 8,-1 0 48,-1 0-72,0 0-72,0 0-80,-2 0-97,2 0-55,2 0 328,-2 2-576,-2-2-184,0 0-304,1 0-320,-1 0-441,0 0-631,4 0 2456,-6 0-3009,-7 0 577,-1 0-1577,14 0 4009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39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2504,'0'0'0,"0"0"128,1 0-96,0 1-8,1-1-16,-2 0-8,1 2 24,1-1-8,-1 0 0,0 1 0,0-1 8,1 4-8,-2-5-16,1 1 16,1 3 8,-1-2 0,0 3 0,0-4 0,0 5-8,-1-6-16,0 4 8,1 0 8,-1 1-8,0 0 0,1 0 0,0 0 0,-1-5-8,0 5 0,1-1 8,0 1 0,-1 0 0,1-1-8,0 1 0,-1-5 0,1 5 0,0-1 8,1 1 0,-2 0-8,1 0 0,0-1 0,-1-4 0,1 4 0,-1 0 8,1-2 8,-1 4-8,1-4 8,-1 2 0,0-4-16,1 1 8,-1 4 8,0-4 8,1 0-8,-1 4 0,0-4 0,0-1-16,0 1 16,0 4-16,0-4 16,-1 3-8,1-3-8,-1 3 8,1-4-8,0 1 16,-1 5-16,-1-5 0,1 4 8,-1-3-8,0 4 8,2-6-8,-1 2 24,0 4-8,-1-2 0,1-2-8,-1 3-8,1-1-8,1-4 8,-1 2 8,0 4 0,0-5-8,0 5 0,0-4-8,-1 4 8,2-6 0,-1 1 24,0 4-16,0-3 0,0 2-8,0-2-16,1-1 48,0-1-32,-1 5 24,0-4-16,0 1 8,0 2-24,0-3 8,0 0 8,1-1-8,-1 2 16,0-1-8,0 1-16,0-1 0,1 1-16,-2-1 24,2-1 0,0 1-32,-1 0-80,0 0-80,0 0-24,1-1 16,-1 1-2024,1-1 2224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37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1 141 3152,'0'0'0,"0"0"112,1-1-72,1 0 0,-2 1-40,1-1 48,4-1 24,-4 2 0,0-1 16,4 0-8,-4 1-24,-1 0-56,4-1 56,-3 1-16,4 0-24,-4 0-16,4-1 0,-3 1 0,-2 0 0,6 0-16,-5 0 8,6 0-8,-3 0 0,1 0 0,-1 0-16,-4 0 32,5 0-24,-1 0-8,-2-1 8,4 1-16,-5-1 0,6 1-16,-7 0 56,1-1-72,4 1 8,-3-1 0,3 0 8,-4 1 0,0-1 0,-1 1 56,5 0-296,-4-1-2032,-1 1 2328</inkml:trace>
  <inkml:trace contextRef="#ctx0" brushRef="#br0" timeOffset="1">145 114 3032,'0'0'0,"0"0"176,0 0-120,0 0 16,0 0-72,0 0 88,0 0 80,0 0 56,0 1 56,0 0 64,0 0-15,0-1-329,0 0 320,0 1 8,0 0-40,0 0-24,0 1-40,0-1-40,0-1-184,-1 2 168,1-1-48,0 1-32,-1 0-16,1-1-56,-1 1 24,1-2-40,0 1 48,-1 4-16,1-5-8,-1 1-8,1 0-32,0 0-24,0-1 40,-1 1-120,1 0-240,0-1-432,0 0-136,0 0 111,1 0-2319,-1 0 3136,0 0 0</inkml:trace>
  <inkml:trace contextRef="#ctx0" brushRef="#br0" timeOffset="2">178 29 2968,'0'0'0,"0"0"0,0 0 72,-2 0-64,1 0-16,-1 0 0,2 0 0,-1 1 0,1-1 8,0 0 0,-1 1-24,0 0-8,1 0-2320,0-1 2352</inkml:trace>
  <inkml:trace contextRef="#ctx0" brushRef="#br0" timeOffset="3">246 5 1800,'0'0'0,"0"-1"1136,0 1-1088,1-1-16,-1 1-32,1-1 48,-1 1 24,1-1 48,-1 1 24,0 0 16,0-1 0,0 1-160,0 0 152,0 0 8,0 0 32,0 0 8,0 1 0,0 0-15,0-1-185,0 1 168,0 1-40,-1 2 16,0-2-16,0 4 0,-1-5 0,2-1-128,-1 7 104,-1-3-16,0 1 0,0-1-24,0 2 32,-2 0 0,2 0 8,2-6-104,-2 6 96,0 1-32,0-1-8,0 1-16,0 0-8,0-1-16,2-6-16,-2 6 16,0 0 16,0 1-8,0-2 0,0 1 0,1-1-8,1-5-16,-1 5 24,0-1-8,0-2 16,1 4 8,0-5-16,0 3 24,0-4-48,0 1 56,2 1 0,-1-1-16,0 1 0,0-1-24,0 0-24,-1-1 8,2 0-56,0 0-56,2 0-120,-4 0-136,1 0-152,4 0-136,-5 0 656,1 0-721,0 0 113,4-1 160,-4 0 152,3 1-2176,-4 0 2472</inkml:trace>
  <inkml:trace contextRef="#ctx0" brushRef="#br0" timeOffset="4">277 126 2912,'0'0'0,"-1"0"120,1 1-56,0-1-64,-1 0 88,1 0 64,-1 2 56,1-2 56,-1 0 24,1 0-8,0 0-280,0 0 264,0 0-15,0 0-33,0 0-8,0 0 0,0 0-8,0 0-1545,0 0 2906,0 0-1377,1 0-40,0-1-24,0 0-40,1 1-24,-2 0-56,1-1 64,4-1-16,-4 1-16,4-1 0,0 0-16,-1 0 16,-4 2-32,4-4 8,0 2 16,1 0 0,-4 0-24,5-3 16,-5 4-8,-1 1-8,5-2 8,-3 0 8,2 0-16,-3 0 8,4 0-8,-4 1-8,-1 1 8,1-2 24,1 0-16,-1 1-8,1 0 16,-1 0-40,-1 0 40,0 1-16,1-1-40,-1 1 0,0-1-24,0 1-72,-1 0 0,-1 0-40,2 0 176,-2 0-184,0 1-16,0 0 16,0 0 8,-3 0 32,4 4 48,1-5 96,-5 1-72,3 0 16,-2 5 0,2-5 8,-3 4 48,3-3 8,2-2-8,-4 5-16,2-4 0,-2 5-16,2-1 8,-2-4 24,3 6 0,1-7 0,-2 1-24,1 6 16,0-3 16,-1-3-16,1 5 32,0-5-32,1-1 8,0 5 16,-1-4 0,1 1-8,0-1 8,0 1-8,0 0-16,0-2 8,1 1 16,0-1 0,1 1 0,0-1 40,-1 0-24,4 0-8,-5 0-24,1 0 32,1-1-32,4 0 0,-5 0-56,4-1-32,-4 1-88,-1 1 176,5-2-369,-3 1-111,3-1 24,-3 0 96,3 1 120,-3-1-2168,-2 2 2408</inkml:trace>
  <inkml:trace contextRef="#ctx0" brushRef="#br0" timeOffset="5">395 166 2560,'0'0'0,"0"1"272,0-1-272,-1 1 40,1 1-8,-1-1 0,1 0 0,-1 1 8,0-1 16,1-1-56,0 1 80,-1 1 40,1-1 56,0 0 40,0-1 56,0 0 24,0 0-296,0 0 328,0 0 41,0 0 15,0 0-16,1-1 0,1 0-24,-2 1-344,1-2 320,0 0-8,0-2 0,0 2-16,0-3-16,0 2-40,-1 3-240,2-5 192,0 0-32,-1 1-32,1-1-24,2 0-16,-3 1-16,-1 4-72,2-5 64,-1 1-8,1-1-16,2 0-8,-3 0-16,1 0-8,-2 5-8,2-5 8,2 0 0,-3 1-8,1 0-8,2 0 0,-3 1 0,-1 3 8,1-5-8,1 3 16,0-2-8,-1 2-16,1-3 8,-1 4-24,-1 1 32,2-2-24,0-1 0,-1 1-24,1 0-32,-1 0 0,0 0-48,-1 2 128,2-2-144,0 1-24,-1 0-24,1 1-8,-1-1 0,0 1-16,-1 0 216,0 0-184,0 0-16,0 0 8,1 1 24,-1 0 0,0 1 24,0-2 144,0 4-136,0-3 16,0 3-8,0-2 24,0 3 16,-1-4-8,1-1 96,0 6-96,-1-4 16,1 4 16,-1-4 16,1 4 8,-1-5 0,1-1 40,0 6-32,-1-4 0,1 4 24,-1-5-16,1 5 16,-1-4 0,1-2 8,0 6 16,-1-5-8,0 5 0,1-4 8,0 3-24,0-3 24,0-2-16,-1 5 16,1-4 0,0 4 8,0-4-24,0 3 16,0-3 0,0-1-16,0 2 48,0 3-16,0-4-8,0 0-8,0 1-24,0-1 16,0-1-8,0 2 24,0 0-8,0-1-16,0 1 8,0-1-16,0 0 48,0-1-40,0 2 8,0-1 0,1 0-24,-1 1-8,1-1-8,-1 0 16,0-1 16,1 1 0,0 0 0,0 0 24,0-1-16,0 0 0,0 0 40,-1 0-48,1 0-16,1 0 24,0 0-16,-1-1-32,1-1 64,2 1-8,-4 1-16,1-2 40,1-3-24,2 4-16,-3-4-8,3 3 32,-3-4 16,-1 6-40,2-5 24,2 0 16,-3 1-8,1-2 40,3 1 40,-4 0-8,-1 5-104,1-6 112,1 0-32,0 0-24,2 0 8,-4 0 0,1 1-64,-1 5 0,5-5 32,-5-1-40,1 2-8,0-1 56,0 1-40,1-1 16,-2 5-16,1-4 8,-1 2-32,1-3 80,-1 4-64,1-2-8,0 1-16,-1 2 32,0-1-96,1-1 0,-1 0-48,1 1-80,-1 1-192,0-1-160,0 1 576,0-1-705,1 1 81,-1 0 192,0 0 144,1 0 184,-1 1-2232,0-1 2336,0 0 0</inkml:trace>
  <inkml:trace contextRef="#ctx0" brushRef="#br0" timeOffset="6">569 125 2608,'0'0'0,"0"0"128,0 0-128,0 0 48,0-1-8,0 0 0,0 0 8,0 0 24,0 0 0,0 1-72,0-2 96,0 1 16,0 1-8,0-1 0,-1 0-16,1 0-32,0 1-56,0 0 48,0-1-24,0 1 0,0-1-24,-1 1 8,1 0-16,0 0 8,0 0-8,-1 1 24,1 0 0,-1 1 0,-1-1 0,0 4 0,2-5-16,-1 1 0,-1 4 0,1-3 0,-1 3 0,0-3 0,1 4 0,-1-5 0,2-1 0,-1 7-16,-1-2 16,0-1 0,1-2-8,0 4 8,1-4-8,0-2 8,-1 5 0,1-4 0,0 4 0,0-4 0,0 3-8,0-3 0,0-1 8,0 2 0,2-1 8,-1 1 0,1-1-8,3 1 24,-4-2 0,-1 0-24,1 0 16,4 0 16,-4 0-8,1 0 8,3-1 8,-4 0 8,-1 1-48,5-2 40,-4 1 8,4-1-16,-3 1 8,2-1-16,-2 0 8,-2 2-32,5-4 40,-3 2 16,3-2-8,-4 2 24,4-2-8,-5 4-64,1-2 80,0-3 0,3 4 9,-4-4-1,2 3 8,-1-3 24,-1 5-120,0-1 112,0-2 16,0-1 0,0 3-16,0-1-24,0 1-24,0 1-64,0-2 48,-1 1-16,0-1-8,0 1-24,-1 1-8,1-1-24,1 1 32,-1-1-56,-1 1-56,0 0-80,1 0-112,-1 0-177,1 0-95,1 0 576,-1 0-528,-1 2 128,0-2 32,1 1-1888,1-1 2256</inkml:trace>
  <inkml:trace contextRef="#ctx0" brushRef="#br0" timeOffset="7">644 205 2912,'0'0'0,"0"0"256,0 1 136,0-1-392,0 1 488,-1 0 104,1-1 49,-1 1-1,0 0-8,0-1-104,1 0-528,-1 1 440,0 0-64,1 0-80,-2-1 16,2 1-120,-1-1-64,1 0-128,0 0 80,-1 1-64,0-1 56,1 1-56,-1-1 48,1 0-72,0 0 8,0 1-48,0-1 40,0 0-32,0 0 64,1 0-80,-1 0 56,0 0-80,1 0-104,-1 0-152,1 0-328,0 0-448,1 0-264,-2 0 1376,1 0-1177,0-1 353,0 1-1832,-1 0 2656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34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25 2576,'0'0'0,"0"0"0,0-1 464,0-1-384,0 1-32,0-1 0,0 0 16,0 0-8,0 2-56,0-2 88,0-2 48,0 3 48,-1-1 56,0 0 24,0 1 8,1 1-272,-1-1 273,-1 1-25,1-1-40,0 1-32,-1-1-56,0 1-32,2 0-88,-4 0 40,3 0 8,-1 0-16,-2 1-24,2 1 16,-2-1-32,4-1 8,-2 2 8,-3 0-16,4 2-8,-3-3 8,2 1-24,0 2 16,2-4 16,-2 1 0,-3 4-8,5-4 0,-2 4-8,0-4 8,1 4 16,1-5-8,-2 1 0,0 4-8,2-4 0,-1 4-8,0-4-8,1 3 0,0-4 24,0 1-24,0 4-24,1-3 16,0 3-8,0-4-16,1 5 40,-2-6 16,4 1-24,-3 4-8,1-3 16,3 4-32,-4-4 32,5 5-8,-6-7 24,1 4-24,5 1 8,-5 0-40,4 1 32,-4-1-8,0 0 0,-1-5 32,5 6 0,-4 0-24,0 0 16,0-1 8,1 0-16,-1-1 8,-1-4 8,1 5 16,-1 0-16,0 0 0,0-1-16,0 1 16,0-1 16,0-4-16,0 5 24,-2 0 8,1-1-32,-1-3 8,0 6 8,-2-6 16,4-1-32,-1 6 24,-1-5 0,-4 4-16,5-4 0,-4 4 8,4-3-8,1-2-8,-5 4 24,3-3 0,-3 1-8,3-1 8,0 3 8,-3-4-32,5 0 0,-1 1-8,-3 1-24,2-1-48,0-1-56,0 1-96,0-1-137,2 0 369,-2 0-440,-3 0 64,4 0 72,-1-1-2304,2 1 2608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33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1648,'0'0'0,"0"0"1384,1-1-1336,-1 1-48,2-1 40,2-1 0,-4 2 32,1-1 32,1 1 56,2-1 56,-4 1-216,0 0 232,2-1-24,2 1-32,-3 0-72,1 0-48,-1 0-8,-1 0-48,5 0 16,-4 0-8,0 0 16,4 0-24,-4 0 16,0 0-8,-1 0-8,4 1 0,-2-1 8,-1 1-16,0-1 8,1 1-24,-1 0-40,1 0-72,-2-1 136,2 0-256,-1 1-64,0-1 8,0 0 56,1 0-1352,-1 1 72,-1-1 1536,0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32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7 120 2736,'0'0'0,"0"0"288,0-2-240,2 0 0,-2 2-48,1-1 88,0-1 48,0 1 80,0-1 40,-1 0 40,1 1-8,-1 1-288,0-1 272,0 0-23,0 1-25,0-1-56,0 1-40,0 0-56,0 0-72,-1 0 16,0 0-16,1 1 0,-1 1 0,0-1-8,0 1 0,1-2 8,-2 4-24,1-3 0,0 1 8,0 3-8,0-4 8,1 3 16,0-4 0,-1 2 0,0 2 0,1-3-16,-1 4 8,1-4 0,0 0 8,0-1 0,0 5 0,0-3 8,0-1 8,1 1 0,0-1 40,-1-1-56,1 1 96,0-1 40,1 0 40,-1 0 16,0 0-16,1 0 24,-2 0-200,1 0 160,1 0-24,-1 0-8,1 0-32,-1 0 0,0 0 8,-1 0-104,2 0 112,-1 0-8,1 0 0,-1-2-16,0 1-8,1 0 8,-2 1-88,1-1 72,1-1-8,0 1-8,-1-2 0,1 1 16,2 0 8,-4 2-80,0-4 64,2 2-16,-1-2-40,3 2 0,-2-2-16,-1 3 8,-1 1 0,2-3 8,-1 1-16,1 0-16,-1-2-24,1 3-16,0-1-88,-2 2 152,1-2-208,0-1-136,0 1-176,0 1-200,1-1-128,-1 1-41,-1 1 889,1-2-688,0 0 232,0 1-2192,-1 1 2648</inkml:trace>
  <inkml:trace contextRef="#ctx0" brushRef="#br0" timeOffset="1">149 8 2848,'0'0'0,"0"-1"80,1 0-24,0-1 0,-1 2-56,1-2 64,-1 1 24,1 1 16,-1 0 56,0 0 64,0 0 56,0 0-280,0 0 320,0 1 0,-1 1-39,0 3-9,-1-4-80,1 3-16,1-4-176,-2 2 152,-1 3-32,2-3 16,-1 4-40,0-1 0,0 0 0,2-5-96,-2 6 96,0 0-8,0 0 24,0 0-32,0 0 0,0 0 0,1-1-16,1-5-64,-2 6 56,0 0 8,1-1-32,-1 0 8,1 0 0,1 0-8,0-5-32,-1 4 48,1-2 0,-1 4 0,1-4 16,0 3-16,0-4-8,0-1-40,0 1 64,0 1 8,0 0-24,1-1-8,1-1-32,-1 1-40,-1-1 32,1 0-48,1 0-40,-1 0-40,1 0-80,-1 0-96,1-1-112,-2 1 416,1-1-512,1 0-72,2-1 0,-4 1 47,2-1 105,-1 0 120,-1 2 312,2-3-208,-1-1 96,0 3 48,0-3 8,0 2 8,0 0-16,-1 2 64,1-5-2296,-1 5 2296</inkml:trace>
  <inkml:trace contextRef="#ctx0" brushRef="#br0" timeOffset="2">118 71 2960,'0'0'0,"-1"0"224,-1 0 16,1 0 56,-1 1 32,2-1-328,-2 1 328,1 0-23,0 0-9,0 0-56,0 0-32,0-1-32,1 0-176,-1 1 144,1-1-8,0 0 0,0 0 56,0 0 40,2 0 32,-2 0-264,1 0 272,1 0-56,3 0-32,-4 0-40,3 0-24,-3-1-40,-1 1-80,6 0 48,-5-1 0,6 1-24,-6-1-8,6 1-8,-2-1 0,-5 1-8,4 0 8,1-1 8,-1 1 0,1-1-16,-1 1 0,1-1-8,-5 1 8,5 0-32,0 0-32,0-1-176,-1 1-456,1-1-464,0 1 15,-5 0 1145,5 0-960,0 0-1992,-5 0 2952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31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45 2992,'0'0'0,"0"-1"72,0 0-32,1-3 32,0 2 72,-1 2-144,1-2 208,0 0 96,0-2 56,-1 2 32,1 0 73,0-2 23,-1 4-488,0-2 480,1 0-40,-1-2-16,0 2-8,0 1 56,0-1 40,0 2-512,0-2 464,0 1-40,0-1-87,0 1-57,0 0-16,-1 1-48,1 0-216,-1-1 200,-1 1-56,0 0-88,1 0 8,-1 1 40,-1 0 0,3-1-104,-4 2 24,3 0-24,-2 2-96,1-3 24,0 4 104,-2-4-8,4-1-24,-2 5 0,0-3-16,-2 3-40,2-3 8,1 2 72,-1-2-40,2-2 16,-3 5-16,1-3-8,0 3-24,1-3 0,-1 4 72,1-5-40,1-1 16,-1 6-16,0-4 0,0 3-32,0-4 32,1 3 24,0-2-32,0-2 24,0 4-56,0-3-24,0 0-40,0 4 32,0-4 40,1 0-8,-1-1 56,1 2-80,0 2 40,1-3 8,-1 0-8,1 0-16,-1 0-8,-1-1 64,1 2-104,1-2 16,-1 0 80,4 0-56,-4 0 16,1 0 0,-2 0 48,5-1-81,-4-1 65,4 1 16,-4-1-8,3 0 0,-2-2-24,-2 4 32,4-2-56,-3 1 40,4-4 56,-4 4-16,4-1 8,-4-3-16,-1 5-16,2-1-24,-1-3 64,4 2 49,-5-2-49,1 2 8,0-3 0,-1 5-48,1-2-16,0-3 56,-1 4 8,0-4-16,1 4 16,-1-1 0,0 2-48,0-2 32,0 0 16,0 0-32,0 0 0,0 0-8,-1 1-8,1 1 0,0-2 40,-1 1-32,1 0-16,-1 0-16,0 1-8,0-1-24,1 1 56,-1 0-80,0-1-72,0 1-145,1 0-239,-1 0-264,1 0-264,0 0 1064,-1 0-1160,1 0 103,0 0 281,0 0 296,0 0 216,0 0-2200,0 0 2464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30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48 2624,'0'0'0,"0"-1"408,0 1-408,1-5 96,0 3 56,0-3 72,0 3 88,-1 0 48,1 0 24,-1 2-384,1-1 361,1-1 15,-1 0 40,0 0 8,1 1 48,-1 1-56,-1 0-416,1-1 376,0 1-80,0 0-80,-1 0-40,0 2-56,0-1-24,0-1-96,0 5 96,0-4 16,0 4-40,0-1 40,0 1-16,-2 0 16,2-5-112,-2 6 136,0 1-56,0-1-24,-3 1-32,4 0-24,-4 0 56,5-7-56,-2 8 88,-3 0-55,3-1-1,-3 1-24,3 0-32,-3 0 40,5-8-16,-2 8-8,-2 0 16,2 1 0,0-1-8,-2-1 16,3 0-24,1-7 8,-2 6-8,1 1-8,0-2 0,0 0 0,0 0 16,1-3-25,0-2 25,0 6-48,0-5-24,1 0-72,0 0-80,1 1-48,-1-2-56,-1 0 328,2 0-496,-1 0-96,4-2-184,-4 0-160,4-4 23,-1 2 185,-4 4 728,2-5-504,4 0-2144,-6 5 2648</inkml:trace>
  <inkml:trace contextRef="#ctx0" brushRef="#br0" timeOffset="1">14 109 2760,'0'0'0,"0"0"400,-1 0-352,1 0 0,-1 1 0,1 0-8,0-1-40,0 1 64,0 0 72,0-1 48,1 0-32,0 1 24,1-1-24,-2 0-152,4 1 128,-3-1 64,3 2-23,-2-2-41,3 0 8,-4 1-40,-1-1-96,5 0 96,-3 0 56,3 0 8,-3 1-64,4-1 16,-5 0-48,-1 0-64,7 0 16,-3 0 48,0 0 40,1-1-56,0 1-8,-1-1-24,-4 1-16,5 0-32,0-1 8,0 0-56,-1 1-168,0-1-224,1 1-185,-5 0 657,1 0-632,5 0 168,-4 0-456,4 0-1200,-6 0 2120</inkml:trace>
  <inkml:trace contextRef="#ctx0" brushRef="#br0" timeOffset="2">201 113 3056,'0'0'0,"0"-1"72,0 0-8,0 1-64,0-1 96,-1-1 56,1 1 48,-1-1 48,0 1 48,0 0 16,1 1-312,-2-1 313,1 0-1,-1 0-32,-1 0-48,-1 1-32,3-1-48,1 1-152,-3 0 136,-1-1-8,2 1-24,-3 0-24,4 0-16,-4 0-24,5 0-40,-1 1 16,-1 1 0,-3 0-8,4 2-16,-1-3 0,0 1-8,2-2 16,-2 5-16,0-4 8,0 5-8,1-4-16,-2 4 16,1-1-16,2-5 32,-1 5-24,-1 0 8,1 1 0,-1-1 8,1 0 8,0 1-8,1-6 8,0 4-8,-1 1 0,1-4 8,0 5 0,0-4 0,0 2 8,0-4-8,0 1 8,0 1 16,1-1 0,1 0 40,0 0 32,2-1 8,-4 0-104,1 0 144,3 0 0,-3 0-8,3-1-16,-2 0 0,3-1-40,-5 2-80,1-2 96,5 0-24,-5 0-8,6-3 0,-2 3-16,0-3-8,-5 5-40,5-4 72,0-1-24,-1 0-8,1-1 0,-1 0-16,1 0 16,-5 6-40,5-5 64,-1 0-24,0 0-8,1-1 8,-1 0-32,-2 0 48,-2 6-56,6-5 56,-4 0-24,3-1-8,-3 0-32,4 0-16,-4-1 48,-2 7-24,6-7 72,-5 0-32,5 1 0,-5 0-16,4 0-48,-4 1 32,-1 5-8,4-5 32,-3 0-24,0 0-8,1 0 0,2 1-8,-4 2 24,0 2-16,1-4 48,0 3-56,-1-1-32,0 1 40,0 1-88,0-1 32,0 1 56,0 0-64,0 0-40,-1 0 32,-1 1 16,1 4 8,-1-4 16,2-1 32,-2 5-56,0-4 8,-2 5 0,3-2 8,-1 1 24,-2-1-40,4-4 56,-1 5-24,-1 0-32,-3 1 0,4 1 88,-1-1-56,0 1 0,2-7 24,-2 7-16,0-1-32,0 1 72,-1-1 0,2 1-16,-1-1-40,2-6 32,-1 6-56,-1 1 16,0-1 24,0 0 64,1-1-48,0 1 8,1-6-8,-1 5-8,1 0-8,0 0 40,0-1 0,0-3 16,0 4-40,0-5 0,1 1-40,0 4-24,-1-4-144,1 0-264,1 1-400,-1-1-192,-1-1 1064,2 1-905,-1 0 313,1 0-72,2 0-1600,-4-1 2264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29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27 2064,'0'0'0,"0"-1"936,0 0-864,1-1 16,-1 2-88,0-2 136,0 0 48,1 1 64,-1-1 16,0 1 16,0 0 32,0 1-312,0-1 289,0 0-9,0 0 16,0 0-8,0 0 0,0 0 0,0 1-288,0-1 224,-1 0-16,1 0-8,-1 0 8,0 0 16,0 0 8,1 1-232,-2-1 208,1 1-72,-1 0-8,1 0-8,0 0-64,1 0-56,-2 0 48,0 0-24,-2 0-64,3 1 40,-3 0 16,3 1 16,-1-1-32,2-1 0,-5 2 0,4 2-48,-1-3 64,-3 1-40,3-1-8,-2 4 0,4-5 32,-2 1-56,0 3 40,-3-3 48,4 4 16,-1-4-48,-2 4-8,4-5 8,0 1-32,-2 3-32,0-2 48,1 2 0,1-3 8,-1 4-24,1-5 32,0 1-72,0 4 56,0-4-40,0 0 48,0 4-32,1-4-32,-1-1 72,1 2-40,0 2 0,1-3 48,0 1-24,-1-1-40,3 3-24,-4-4 80,1 1-96,1 1 48,2-1 40,-3 1-32,1-1 0,3 1-32,-5-2 72,2 2-64,3-1 24,-4 1 64,4-1-48,-3 1 8,2 0 0,-4-2 16,2 1-64,2 3 88,-3-4 8,1 2-48,2 0 16,-3 2-32,-1-4 32,1 1-48,1 0 88,0 4-16,-1-4-24,0 3 0,0-3-32,-1-1 32,0 5-8,0-3 48,0 3 0,0-4-32,0 5-8,-1-4-16,1-2 16,-1 5-32,-1-4 64,0 5-32,0-4 16,0 4 0,-2-5-32,4-1 16,-2 6 40,0-5-32,-3 4 16,4-3 0,-4 3 8,3-4 0,2-1-32,-5 5 40,3-4 0,-3 3 24,3-4 0,-3 2-16,3-1 8,2-1-56,-5 2 56,4-1-64,-4 1 56,3-1-8,-2 1-16,2-1 56,2-1-80,-5 1 32,4-1 0,0 1-8,-2-1-16,2 0 16,-1 0-24,2 0 0,-1 0 0,0 0 8,-1 0-40,1 0-40,1 0-136,-1 0-272,1 0 480,0-1-832,0 1-240,0-1 71,1 0 273,0 0 296,1 0-2064,-2 1 2496,0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24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0 2408,'0'0'0,"0"0"0,0 1 192,0-1-64,0 1 80,0-1 112,0 2 120,0-1 120,0-1-560,0 1 609,-1 1 95,1 0 48,-1 2-8,0-2-32,-1 3-56,2-5-656,-2 4 552,1 1-71,-4 1-17,3 0-64,-4 0-40,4 1-40,2-7-320,-4 7 248,-1 1 40,1-1-24,0 1 8,2-1-80,-4 1-88,6-8-104,-1 6 56,-4 0-56,4 1 32,-1-1-16,0 0 8,0-1-24,1 0-24,1-5 24,-1 5-8,0-3-48,1 4-96,0-5-208,0 3-400,0-3-576,0-1 1336,0 1-1889,1 1-255,0-1 439,1 0 585,0 0-1440,-2-1 2560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24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20 2288,'0'0'0,"0"0"152,0-1-80,0 1-72,0-1 80,0 0-40,1 1 24,0-1-32,1 0 0,-1 0 40,-1 1-72,0 0 104,1-1 0,0 0 16,0 1 16,0-1-24,0 1 88,-1 0-200,1 0 208,1-1-8,-1 1 24,4-1-48,-4 0 8,0 0-31,-1 1-153,5-1 144,-4 0-40,3 0-32,-2 1 8,2-1-32,-3 0 56,-1 1-104,4 0 72,-3-1-40,4 1-40,-3-1-32,2 1 40,-3 0 16,-1 0-16,4 0 0,-2 0 16,3 0-48,-4 0 16,3 0 16,-3 0 8,-1 0-8,2 1 16,3 0-24,-4 0 8,1 0-8,2-1 32,-4 1-24,0-1 0,2 1-16,0 1-16,-1-1-16,0 0 48,0 1 16,-1-1 0,0-1-16,1 1 8,-1 1-40,0-1 56,0 1 0,0-1 16,0 0 32,0-1-72,0 2 16,-1 3-8,0-4 0,0 3 32,-1-3 0,0 3-8,2-4-32,0 2 16,-1 2-32,0-3 48,0 3 8,1-3-24,-1 1 0,1-2-16,-1 4 8,1-3-8,-2 1 40,2-1 24,-1 4-24,1-5 0,0 0-40,-1 2 40,1 2 0,-1-4 24,1 2 24,-1-1 8,1 4 8,0-5-104,-1 1 96,1 3 40,-1-2-24,0 3 40,0-4-48,1 5-16,0-6-88,-1 1 72,0 5 8,0-2 24,0-2-8,0 4-40,1-4-56,0-2 0,-1 6 16,0-2 8,0-2 24,0 4-16,0-2-24,1-2-24,0-2 16,-1 6-8,1-4 8,-1 4 8,1-4 8,-1 3-8,1-3-16,0-2 8,-1 5 32,1-3 0,-1 2-8,0-2 16,0 3-16,1-3-8,0-2-16,-1 6 24,0-5 32,0 4-56,0-4 16,0 4 8,-1-4-40,2-1 16,-1 4 72,0-3-16,0 4-40,-1-4 0,1 0-8,1 4-16,0-5 8,-1 1 16,1 0 24,-1 4-32,0-5 8,1 1-16,-1 3-32,1-4 32,-1 2 0,0-1 16,0 1 0,0 2-8,1-3 0,-1 0-16,1-1 8,0 1 16,-1 1-8,0-1-16,1 0 8,0 1-16,0-1 24,0-1-8,-1 1 8,1 0-8,0 0 16,-1 0-16,1 0 16,-1 0 0,1-1-16,0 2 24,-1-1-8,0 1 0,0-1 16,1 0 0,-2 0 0,2-1-32,-1 2 40,0-1-8,0 0 8,0 0 8,-1 1 0,1-1 24,1-1-72,-2 2 88,1-1 8,-1 0 8,1 0 8,-1 0 16,0 0 16,2-1-144,-2 1 145,0 0 55,-1 0 32,1 0 40,0 0 24,0 0-8,2-1-288,-4 0 272,2 1-32,1 0-24,-4 0-40,4-1-32,-1 2-16,2-2-128,-5 0 72,4 0 8,-3 0-24,2 0-24,0 0 8,-2 0-16,4 0-24,-2 0 16,1 0 8,-1 0-24,0 0 0,0 0 0,0 0-8,2 0 8,-2 0-8,1 0-16,0 0 0,0 0-16,0 0-8,0 0-32,1 0 80,-1 1-72,0-1-40,1 0-8,-1 0-24,1 0-56,-1 0-96,1 0 296,0 0-440,0 0-232,0 0-321,0 0-271,0 0-160,1 0 16,-1 0 1408,0 0-1073,1 0 377,0-1 288,1 1-1792,-2 0 2200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4:49.957"/>
    </inkml:context>
    <inkml:brush xml:id="br0">
      <inkml:brushProperty name="width" value="0.25" units="cm"/>
      <inkml:brushProperty name="height" value="0.5" units="cm"/>
      <inkml:brushProperty name="color" value="#FFFF00"/>
      <inkml:brushProperty name="tip" value="rectangle"/>
      <inkml:brushProperty name="rasterOp" value="maskPen"/>
    </inkml:brush>
  </inkml:definitions>
  <inkml:trace contextRef="#ctx0" brushRef="#br0">2 46 3504,'0'0'0,"-2"-2"1601,2 2-1257,0 0-344,0 0 120,0 0-48,0 0-56,0 0-8,0 0 32,0 0 8,0 0-352,0 0 664,0 0-320,4 0-16,-2 2 8,-2 0 32,2-2 32,-2 0-96,4 4 48,-4-4 0,1 2-16,1-2 56,2 0 32,-2 0 24,-2 0-144,4 0 168,-2 0-8,2 0 24,-2 0 80,2 0 40,-3 0 16,-1 0-320,2 0 312,2 0-64,0 0 8,-2 0-16,2 0 16,0 0-31,-4 0-225,4 0 160,7 0-16,-7 0 16,7 0-8,-7 0 16,8 0-56,-12 0-112,4-2 104,11 2 88,-5-2-80,1 0 48,1 2-64,-1-2-16,-11 2-80,12 0 128,1-2-56,1 2 96,-1-2-64,1 2 8,1-2-8,-15 2-104,17 0 40,-1 0 88,3-2-64,0 2-24,2-2 16,0 2-56,-21 0 0,23 0 24,-1-1 48,3-1 16,-2 2-8,2 0-32,-2-2 8,-23 2-56,25-2 8,0 2 72,-2 0-32,4 0-8,-4 0 16,2-2-24,-25 2-32,25 0 88,2-2 8,0 2-24,-2-2 16,1 0 0,1 2 24,-27 0-112,27-2 112,2-2 32,4 2-56,-4-1-8,1 1-32,-1 0-32,-29 2-16,29-2 48,-2 0-8,-2 0-56,0 2 32,0 0-16,0 0 0,-25 0 0,23 4 80,0-2-64,2 2 0,-2-1-8,0 1 8,2 0-32,-25-4 16,23 4 0,2 0-32,0 5 8,-2-9 40,2 4-8,0-2 32,-25-2-40,25 4 33,-2-2 23,2 0-40,-3 2 0,1-4 16,2 0-32,-25 0 0,21 0 48,4 0 8,-4 0-8,2 0 40,-2 2 8,2-2 32,-23 0-128,23 0 128,0 0 0,0 0 0,2 0 16,-2 0-32,0 0-8,-23 0-104,22 0 80,-1 0-40,0 0-8,0 0 8,0 0-8,0 0-8,-21 0-24,21 0 32,1 0 0,1 3-8,-2-3-8,0 2 0,0 0-8,-21-2-8,21 4 16,0 0 0,-1 0 8,-3 0-16,0-1-56,4 1 8,-21-4 40,18 4-32,3 0 0,-2 0 56,0-2 8,-1 1 16,1-1 0,-19-2-48,19 4 72,0-2-16,1-2-16,-1 0 16,2 0-8,-2 0 8,-19 0-56,21 0 80,0-2 8,1 0 16,1 0 16,2-1 0,0 1-8,-25 2-112,25-4 88,1 0 8,-1 0-16,-1 2-24,-1-2 0,-2 1-8,-21 3-48,21-2 48,0 0 0,-2-2-16,0 4 8,3-2-32,-3 0 16,-19 2-24,17 0 24,2-2-16,1 0-8,-5 2 16,2 0-32,1 0 16,-18 0 0,15 0-24,0 0 16,-1 0 8,-1 0-24,-1 0 72,1 0-40,-13 0-8,12 4 0,1-4 24,-1 0-8,1 0-16,3 0 8,-5 0 8,-11 0-16,14 0 8,-1 0 8,-1 0-8,1 0 0,-1 0-8,1 0 16,-13 0-16,14 0 24,-3 0-24,2 0 8,1 0 8,-1-2-16,1 0 48,-14 2-48,11 0 32,3 0-16,-3 0-8,3 0-8,-3-2 8,5 2 56,-16 0-64,11 0 8,3 0 32,-1 0-40,-3 0-24,3 0 32,-1 0 8,-12 0-16,15 2 8,-1-2 8,-1 4-32,2-2 16,-1-2 16,-1 0 32,-13 0-48,14 0-16,-1 0 56,1 0-24,1 0-16,1 0 88,1 0-56,-17 0-32,15 0 24,-1 0-8,3 0-16,0-2 32,-1 2-56,1-2 64,-17 2-40,19-2 32,-3 2-56,3-2 88,-4 0-56,2 0 40,-1-1-32,-16 3-16,17 0 8,0-4 8,-1 2-56,-3 0 56,1 0 8,-3 0-40,-11 2 16,14 0-24,-1-2-32,1 0 40,-1 2 56,-1-4-64,-3 4 96,-9 0-72,12-1 24,-1-1-40,-1 0 104,1 0-88,1 2 8,-2-2 32,-10 2-40,11 0 32,-1-2-8,-6 2 16,11 0 32,-11 0-64,9 0 16,-13 0-24,4 0 48,10 0-32,-11 0-16,9 4 49,-8-4-25,0 2-40,-4-2 16,11 2 72,-11 1-72,4-1 40,0 0-8,0 2-64,0 0 16,-4-4 16,3 2 0,-1 0 24,0 2 40,-2-1 0,4-1-32,-4 2-32,0-4 0,0 2 48,0 0-32,0-2 80,0 4-48,0-2 40,0-2-24,0 0-64,-2 2 8,0-2 64,2 4-48,-4-4 64,4 0-40,-3 0 8,3 0-56,0 0 72,-2 0-88,0 0 56,2 0-16,-2 0 16,2 0-16,0 0-24,0 0-24,0 0 8,0 0-40,0 0-8,0 0-72,0 0-152,0 0 872,2 0-1849,2 0-167,-3 0-1032,3 0-1121,0 0-4033,-4 0 7618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23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5 2208,'0'0'0,"0"-1"352,0 1-352,0 0 120,0-2 64,1 2 72,-1-1 80,0 0 24,0 1-8,0 0-352,0 0 304,0 0-23,0 0-33,0 2 0,-1-1 8,1 0-16,0-1-240,-1 5 224,0-3-24,-1 2-8,1-2-40,0 4-16,-1-4-24,2-2-112,-1 6 88,-1-1 8,1-1-32,0 1 0,-1-1-16,0-2-8,2-2-40,-1 6 48,0-4-16,0 4-16,0-5 8,1 4-8,-1-4-8,0 4 8,1-5-16,0 1 0,0 3-8,0-2-16,0-1-40,0 3-40,0-4-136,0 0 240,0 2-592,0 0-392,0-1-89,1 0 185,0-1 280,0 1-1688,-1-1 2296,0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22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31 1912,'0'0'0,"0"0"688,0 0-608,1 0-16,-1 0-64,1-1 64,0 1 64,0-1 40,-1 0 96,1 0 72,0 0 32,-1 1-368,0-1 440,0 1 25,0-1 79,0 0-8,0 0 0,1 0 48,-1 1-584,0-1 544,0 0 80,0 1-32,0-1-111,0 1-25,0-1-128,0 1-328,-1 0 328,1-1 48,-1 1-72,0-1 0,0 1-64,-1-1-96,2 1-144,-1-1 136,0 1 0,-1-2-16,1 2-24,-1-1-8,0 0-88,2 1 0,-2-1 48,0-1 24,0 2-8,0-1 0,0 0-48,0 0 0,2 1-16,-5 0-16,4-1 72,-3 1-16,2-1-32,0 1 24,-2 0-96,4 0 64,-1 0-32,-3 0 56,2 0-32,1 0 8,-2 0 0,2 0-56,1 0 56,-2 0-16,0 0 24,0 0 0,0 0-16,1 0 0,0 0-32,1 0 40,-1 0-40,0 0 8,1 0 8,-2 0-8,2 0 0,0 0 0,0 0 32,-1 0-8,1 0-8,0 0 0,0 0-8,0-1 0,0 1 24,0 0-48,0 0 8,0 0-8,0 0 8,0 0 16,0 0-8,0 0 264,0 0-496,0 1 248,0 0-24,0 0 0,0 1-8,0 0-8,0-2 56,0 4-48,0-2 16,0 2-8,0-3-8,1 4 24,-1-3-24,0-2 48,0 6-32,0-5 16,0 6-40,0-3 8,0-3 0,0 6-8,0-7 56,0 4-56,-1 1-8,1 0 24,-1 1-8,1 0-8,-2 0 16,2-6 40,-1 6-48,0 0 0,-1 0 16,0 0-16,1 0-8,0 1 8,1-7 48,-2 5-40,1 1-8,-1 0 8,1-1 16,0 1 8,-1-1-8,2-5 24,-1 5 0,0 1-16,-1-1-8,0 1 0,1-1-8,-1 1 0,2-6 32,-1 5-40,-1 0-32,0 1-16,1-1 0,0 1-8,-1-1 0,2-5 96,-1 5-72,-1 0 0,1-4 32,0 5 16,0-4 0,1 3 0,0-5 24,-1 1-16,0 3-16,1-3 16,-2 4 8,2-3-8,-1 3 16,1-5 0,0 1 32,-1 3-32,1-3-16,-1 1 8,1 2-48,0-3 48,0-1 8,-1 1 32,1 0-56,0 0 16,0 0-24,0 0-16,1 0 72,-1-1-24,0 1 8,1-1-16,-1 2 8,1-2-48,1 1 16,-1-1 72,-1 0-40,1 0 32,0 1-48,0-1 16,1 0-56,-1 1 24,1-1 32,-2 0 0,1 0 24,0 0-40,1 1 8,-1-1-48,1 0 24,0 0 32,-2 0 0,4 0-81,-3 0-63,3 0-136,-2-1-144,2 1-128,-2-1-240,-2 1 792,4-1-1032,-3 0-144,4-1 135,-4 1 305,4 0 312,-4 0 168,-1 1 256,4-1-2056,-4 1 2056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19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0 189 1688,'0'0'0,"1"0"168,0-1-128,-1 1-40,2-2 64,3 0 24,-4 1 48,3 0 64,-3-1 56,4 1 40,-5 1-296,2-2 336,3 1-16,0 0-8,0-1 0,0 1-8,0 0 17,-5 1-321,6-2 376,-1 1 80,0 0 40,2 1 40,-1-1-24,1 0-104,-7 1-408,6 0 320,0-1-88,-1 1-72,1-1-40,0 1-32,-2 0-8,-4 0-80,5 0 48,0 0-16,0 0-8,-4 0-48,6 0-16,-6 0-64,-1 0 104,6 0-200,-4 0-192,3 1-360,-4-1-480,4 1-217,-4 0 233,-1-1 1216,2 1-832,3 0-1376,-5-1 2208</inkml:trace>
  <inkml:trace contextRef="#ctx0" brushRef="#br0" timeOffset="1">239 127 2048,'0'0'0,"0"0"192,2-2 64,-1 0 160,-1 2-416,1-2 600,1 0 152,-1 0 49,0 0-9,1-1-120,-1 1-120,-1 2-552,1-2 440,0 0-48,0-2-40,-1 3-8,1-1-8,-1 0-40,0 2-296,0-2 289,0 0-33,0 1-24,0-1 0,-1 0-56,1 1-32,0 1-144,-2-2 120,1 1-48,-1 0-8,0 1-32,0-1-24,0 1-8,2 0 0,-5 0 0,4 0-16,-1 0 0,-3 0-24,4 1 0,-1 0-8,2-1 48,-5 1-64,4 4-8,-1-4 8,-3 0 8,4 4-16,-1-3 0,2-2 72,-2 5-64,-3-1-16,5 1 24,-2 0 32,0 1-8,0-1-8,2-5 40,-1 6-24,-1 0-16,1 0 16,0 0 8,0 0 0,1-1 16,0-5 0,0 4 0,0-3 0,1 4-8,0-5 8,1 1-8,-1 0 24,-1-1-16,5 1 32,-4-1 32,3 0 16,-2 0 16,3 0-8,-3-2 16,-2 2-104,6-4 96,-1 2-8,0-4 0,0 1-40,1-1 8,-1-1-24,-5 7-32,5-5 24,1-2 24,-1 1 8,1-1 0,1 1-16,-1-2 8,-6 8-48,5-7 24,2 0-8,-2 0 0,0 1 8,0 0-16,-1-1-16,-4 7 8,4-7-24,-2 0 0,3 1-24,-4 1-16,0-1-24,1 1-64,-2 5 152,1-5-208,0 0-120,-1 1-64,1-1-24,-1 3-17,0-3 41,0 5 392,0-1-296,0 0-72,-2 0 8,1 0-24,-1 1-48,1 0 96,1 0 336,-2 1-312,-1 1 48,-1 4 64,2-2 32,-3 1 56,4 0 16,1-5 96,-2 6-16,-3 0-16,3 0 24,-3 1 16,3 0-56,-2 1 56,4-8-8,-2 8 0,-2 0 16,2 0-8,0-1 8,1 0 32,-1-1 48,2-6-96,-1 5 120,1 0 8,-1-1 0,0-2-48,1 4-8,-1-4-32,1-2-40,0 5 0,0-3 24,0 3-32,0-4 16,0 0 24,1 1-16,-1-2-16,1 2 8,0-1-24,1 1-32,-1-1-48,1 0-32,-1 0-72,-1-1 200,5 1-384,-4-1-233,0 0-151,4 0 64,-4 0 224,5 0 200,-6 0 280,1 0-1928,-1 0 1928</inkml:trace>
  <inkml:trace contextRef="#ctx0" brushRef="#br0" timeOffset="2">441 44 2440,'0'0'0,"0"-1"192,1-3 160,0 2 176,1-2 200,-2 4-728,0-2 873,0 0 39,0 0 8,0 1-168,-1-2-40,0 2-120,1 1-592,-2-2 513,0 1-25,1-1-40,-4 1-16,4-1-168,0 1 16,1 1-280,-5-1 168,3 0-56,-3 1 88,3-1-144,-2 1 72,2 0-72,2 0-56,-4 0 24,2 0 64,-2 1-88,2 0 8,0 0-8,0 0-32,0 1 0,2-2 32,-2 1-40,0 4 16,0-4 16,0 1-40,0 2-8,0-3-8,2-1 64,-1 5-72,-1-4 48,1 4-80,0-4 32,1 0 0,0 3-32,0-4 104,0 2-40,0 2-24,0-3-32,0 4-8,1-4 24,0 3-16,-1-4 96,2 1-72,0 1 24,2 2-16,-3-3 0,1 1-8,2-1 0,-4-1 72,1 2-80,4-1-8,-4 1 16,4 0 8,-3 2 16,3-4 8,-5 0 40,1 1-32,6 4 16,-6-4 0,4 0 0,-3 1 24,0 3 0,-2-5-8,4 1 24,-3 4 0,0-4-16,1 3 8,-1-2-8,1 2 16,-2-4-24,1 2 24,-1 3 24,0-4 24,1 4 0,-1-3 0,0 2 40,0-4-112,-1 2 88,0 2 40,0-2 24,0 3 16,-1-4 16,-1 4 32,3-5-216,-2 2 240,-2 3 8,2-4-8,-2 0 0,2 3 0,-3-2-32,5-2-208,-1 1 200,-4 0 0,4 1-48,-3-1-8,2 0-40,-2 0-24,4-1-80,-2 1 88,0 0-23,-2-1-25,2 0 0,0 0-16,-2 0-8,4 0-16,-2 0-8,0 0 0,-2 0-32,3-1-40,0 0-65,-1-1-127,2 2 272,-2-1-528,1 0-336,-1-1-320,1 1-360,0-1-281,1 2 1825,0-2-1952,-1 1 319,0 0 537,1 0-776,0-1 736,0 2 1136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18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29 1528,'0'0'0,"0"-1"480,0 0-384,2-1 56,-1 0 72,0 0 64,-1 2-288,1-2 352,0-1 32,-1 2 16,1-1 16,-1 1 17,0-1 7,0 2-440,0-2 456,1 1-16,-1-1-32,0 1-16,0 0-32,-1 1 8,1 0-368,0-1 328,-1 0-24,0 0-48,0 1-56,-1 0-40,0 0-32,2 0-128,-2 2 120,0-1-40,-2 1 8,2-1-40,0 4 9,-3-4-25,5-1-32,-1 4 16,-1-2 0,-3 3 0,3-3 8,0 3-16,-2-4 8,2 4-24,2-5 8,-1 2 0,-1 3-8,0-3 0,1 2-16,1-2 8,0-2 16,-1 6-16,1-4 0,-1 3 0,1-3 0,0 4 16,0-4-16,0-2 16,0 6-8,1-1-9,0-1-15,1 1 16,0-1-8,-1 0 8,-1-4 16,4 4-8,-2-2-8,2 4 0,-3-5 0,0 5 8,1-5 16,-2-1-8,4 5 16,-4-3-8,2 3-8,-1-4-24,0 3 48,0-2-32,-1-2 8,1 1 8,0 3 8,0-3-16,-1 1 8,1 2 8,-1-3-8,0-1-8,0 2 56,0 0-23,0-1-17,0 3-8,-1-4-32,0 2 15,1-2 9,-2 2-8,1 2-32,-2-4-16,-1 1-64,3 1-136,-5-1-184,6-1 440,-2 1-728,-4 0-328,1 0-256,1 0 55,-1 0 233,1-1 360,4 0 664,-4 0-344,-1 0 168,1 0-1496,4 0 1672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17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12 1920,'0'0'0,"0"0"136,0-1 56,-1 1 96,1 0-288,0-1 344,-1 0 72,0 1 40,1-1 0,-1 1 41,0-1-1,1 1-496,-1 0 480,0-1-16,0 1-16,1 0-40,-1 0-48,0 0-40,1 0-320,-1 0 288,0 0-8,1 0 8,-2 0 16,1 0-8,0-1 9,1 1-305,-1 0 280,1 0-16,-1 0 0,1-1-16,-1 1-32,1 0-8,0 0-208,-1-1 200,0 1-8,0 0 8,0-1-24,0 1 0,0-1-32,1 1-144,-1 0 136,1 0 16,-1 0-48,0 0-32,-1-1-24,2 1-64,0 0 16,-1 0-24,0 0 24,0 0-16,0 0 16,0 1 0,0-1-16,1 0 16,-2 1 0,1 0 0,1 0 32,-1 1-40,0-1-16,0 0 8,1-1 16,-1 1-40,0 0 32,1 0 24,-1 0-24,0 0-8,1 1-16,0-2 32,-1 1-40,0 1 48,0-1 0,0 0-16,1 1 0,-1-1-24,1-1 32,0 2-40,0-1 16,0 0 0,0 0 8,0 0 8,0 1 8,0-2 0,0 1-16,0 0 0,0 0 16,0 1-8,0-1 16,0 1-16,0-2 8,0 5 8,0-4-24,0 3 16,0-2-24,0 3 8,0-3-8,0-2 24,0 6-16,0-2 8,0 0 8,0 0 0,0 2 0,-1-1-16,1-5 16,0 5-8,-1 1 16,-1 0-24,1 0 16,0 0 8,0 0-24,1-6 16,-1 5 0,0 1-8,0-1-16,-1 0 48,1 0-48,1 0 32,0-5-8,-1 4 0,0 1-16,1-1 24,-1 0-16,1-2 8,-1 4 0,1-6 0,0 5-16,-1-1 16,1 0-16,0 1 8,-1-4 16,0 5-8,1-6 0,0 2 0,-1 3 0,1-3 0,-1 3-8,1-3 16,-1 2-8,1-4 0,0 1-8,-1 4 8,0-4 0,1 4 0,-1-4 0,1 3 0,0-4 0,-1 1 8,0 1 8,0 2-16,1-3-16,-1 0 8,0 1 8,1-2 0,-1 4 0,0-3 8,0 1-8,0 0 0,0 2-16,0-3 0,1-1 16,-1 1 0,1 1-16,-1-1 16,0 1-8,1-1 0,-1 1 0,1-2 8,0 2 8,-1-1 8,1 1-16,0-1 0,0 0-16,0 1 0,0-2 16,0 1 0,-1 1 0,1-1-16,0 0 32,0 0-16,0 0 0,0-1 0,0 2 8,-1-1-8,1 1-8,0-1 8,0 0 0,0 0 0,0-1 0,0 2-16,0-1 16,0 0-8,0 0 8,0 0 24,0-1-24,0 1 8,0-1 0,0 1-8,0 0 16,0-1-16,1 0 0,0 1 16,0-1-8,-1 0 8,1 1 8,-1-1-24,1 0 8,-1 0 16,1 0 0,0 0 0,0 0-8,1 0 16,-2 0-32,1 0 24,0 0 16,0 0 8,4 0-40,-4 0 16,0-1 0,-1 1-24,2 0 8,-1-1 16,4 0 8,-4 1-32,3-1 24,-3 1-16,-1 0-8,4-1 0,-3 1 16,0-1-40,4 1 16,-5 0-8,1-1-16,-1 1 32,2 0-72,-1 0 0,1-1-104,-1 1-312,1 0-632,2-1-737,-4 1 1857,1 0-2480,1 0 431,-1-1-535,4 0 1232,-5 1 1352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16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59 1472,'0'0'0,"0"-1"72,0 1 32,0 0-104,0-2 136,0 1 32,1 0 8,-1-1 8,2 1 8,-1 0-8,-1 1-184,1-1 160,1 0 8,-1-1-40,1 0-16,0 0-24,-2 2-88,1-1 56,3-1-8,-2 0-8,2 1 0,-3-1-8,4 0 0,-5 2-32,2-4 16,3 3 0,-3-1 0,4 0 0,-4-3 16,4 4-24,-2-1 0,-4 2-8,1-2 24,6-2-32,-2 3 16,-1-1 16,1 0-24,0 1 16,-5 1-16,4-2 32,0 2-24,1-1 16,-4 1 0,5 0-8,-5 0-16,-1 0 0,1 1 16,4 1 24,-5 2 8,2-2 24,-1 4 8,0-2 0,-1-4-80,0 6 96,0-1 8,0 1-16,-1 0 0,0 1-24,-4 0-31,5-7-33,-1 7 40,-3 1-16,1 0-8,-2 0-16,2 0-16,-3 0-8,6-8 24,-4 8-40,0 0-9,-1-1-7,1 1-8,-1-1-24,3 0 8,2-7 80,-5 7-80,3 0-8,-4 0 24,2-1 0,-1 0-8,1 0 24,4-6 48,-5 5-56,1 0 8,0 1 8,-1-1 16,1 0 0,2 0 0,2-5 24,-5 4-8,3 1 8,-3-4 0,3 5-8,-2-4 0,2 2 0,2-4 8,-1 1 8,-1 4 0,1-5 0,0 1 8,0 1-16,0 0 0,1-2 0,0 1 0,0 0 8,0-1 0,0 1 8,2-1 0,-1 0 16,-1 0-32,2 0 24,-1 0 0,4 0 0,-4-1-8,4 1 8,-3-2 0,-2 2-24,5-1 24,-4 0 16,6 0 0,-3 0 8,0 0 0,1 0-8,-5 1-40,4-1 48,1 0-8,-1-1 0,1 0-8,0 1 8,-1-1 8,-4 2-48,5-1 32,-1-1-8,2 1 8,-2 0 0,1-1-16,0 1 16,-5 1-32,4-1 16,0 0 8,0 1-8,-2-1-8,3 0 0,-3 1-16,-2 0 8,4 0-24,-3 0 0,1 2-24,2-1-40,-4 0-72,2 0-280,-2-1 440,1 2-704,0-1 48,0 1 104,-1 0-1248,0-2 1800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14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38 984,'0'0'0,"0"0"0,-1 0 24,0 0-16,-1 1 0,0-1 8,1 2-8,0-1 0,1-1-8,0 0 8,-1 1 0,1 0 0,-1 0-8,1-1 8,0 1-8,0-1 0,0 2 0,0 0 0,0 2 0,1-4 0,0 4 0,0-3 0,-1-1 0,2 4 0,-1-2-8,1 3 8,0-4 0,-1 4 0,1-4-8,-2-1 8,4 5 0,-3-4 0,0 3 0,4-3 16,-4 1 0,0 3-8,-1-5-8,5 0 8,-4 1 0,3 1-8,-3 0 0,1-1 0,2 0 0,-4-1 0,1 1 0,1-1 0,-1 1 8,1-1-8,0 0 8,-1 0 0,-1 0-8,2 0 8,-1-1 0,1-1 8,2 0 0,-3-2 8,0 2-8,-1 2-16,2-5 32,2 3-8,-4-4 0,2 2 0,0-1 8,-1 1-8,-1 4-24,1-6 24,0 2 0,-1-1-8,1-1 0,-1 2 8,0-1-8,0 5-16,0-4 8,0 0 8,0 2-16,0-3 0,-1 3 16,1-3-24,0 5 8,-1-2 8,0-2-16,0 3 0,0-1 0,0 0 0,0 1 0,1 1 8,0-2-8,-1 2-24,0-1 0,1 1-24,-1 0 8,0 0 0,1 0 48,0 0-40,-1 2 24,1-1-8,-1 4 8,0-4 8,1 0-24,0-1 32,-1 5-24,1-4-16,-1 3-1024,1-4 1064</inkml:trace>
  <inkml:trace contextRef="#ctx0" brushRef="#br0" timeOffset="1">141 54 576,'0'0'0,"0"-1"536,0 0-512,1 0 0,-1 1-24,1 0 16,-1-1-16,1 1 8,-1 0 0,1 0 8,-1 2-8,0-2-8,0 1 8,0 1 0,0 0-8,0 2 8,0-2-8,0 3 0,0-5 0,0 1 0,0 6-8,-1-3 8,1 1-8,-1 0 8,0 1 0,1-6 0,-1 6 0,0 1 8,-1 0 16,1 1 16,0 0 16,0 0 0,-1 2-8,2-10-48,-1 9 32,0 1-16,-1 1-16,1-1-16,-1 1 0,1 1-8,1-12 24,-2 10-24,1 0 8,0 0 0,0 0 8,0-1-16,1 0 8,0-9 16,-1 8-40,1-1-8,0 0-8,0-1-8,0-1 8,0-3 0,0-2 56,0 6-48,0-5 8,0 0 0,1 0 8,-1 0-824,0-1 856</inkml:trace>
  <inkml:trace contextRef="#ctx0" brushRef="#br0" timeOffset="2">172 35 1224,'0'0'0,"0"0"0,0-1 32,0 0 0,0-2-8,0 2 0,0 0-8,0 0 0,0 1-16,0 0 0,0-1 0,0 1 8,0-1-8,1 1 0,0-1 0,-1 1 0,1-1-8,4 0 8,-3 0 0,3 0-8,-3 0 8,4 0-8,-6 1 8,4-1 0,0 0 0,1 0 0,0-1 8,-1 1-8,1 1 0,-5 0 0,5-1 8,1 0-8,0 1 8,-1 0-8,1 0 0,0 0 8,-6 0-8,6 0 0,0 0 0,0 1 0,0 0 8,-1 0 0,0 1 0,-5-2-8,5 2 16,-1 2-8,1-3-8,-4 4 8,4-4 0,-3 4-8,-2-5 0,1 4 16,3 1-8,-2-1 0,-1 2 8,-1-1 0,0 0 8,0-5-24,0 6 40,-1-2 16,-1 2 16,0-2 24,-2 1 32,1-1 32,3-4-160,-5 4 160,-1 1 16,0-1 16,-1 0 8,0-2 24,-1 4 40,8-6-264,-9 2 344,1 4 40,-1-5 32,0 3-15,0-2-65,0 2-40,9-4-296,-9 0 288,-1 1 0,0 0-8,1 1-16,-1-2-32,1 0-40,9 0-192,-7 0 152,-1 0-72,2-1-32,0 0-56,1 1-24,0-1-8,5 1 40,-2 0-160,-3-1-184,4 1-448,0-1-737,0 1 49,1-1-1192,0 1 2672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5:12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140 173 2320,'0'0'0,"-6"0"408,1-2-144,-1-2 0,0 3-40,2 1-56,4 0-168,-2-1 112,-3 0-16,2 0 0,-2-1 32,3 0 40,-2 0 32,4 2-200,-2-2 160,0 0-15,-2 0-57,3 0-64,-2 1 0,1-1-24,2 2 0,-4-2-48,3 1-8,-1 0-40,-2 1-9,3 0-15,-2 0-8,-1 0 16,4 0 112,-1 1-120,-4 0 32,3 1 0,-2 3 8,2-4 16,-2 4 0,4-5 64,-2 4-48,-2 1 0,2 1 16,-3 0 0,4 0 16,-4 1 16,5-7 0,-2 8-16,-3-1 0,3 1 8,-2 0-8,3 1 8,-1 0-8,2-9 16,-2 9-8,1 2 0,0-1-8,0 0 8,1-1-8,0-9 16,0 9-8,0-2-8,1 0 16,0-2 8,3 0-24,-2-4 32,-2-1-16,5 5 16,-1-5 16,0 1 24,1-1-16,1 0 16,0 0-16,-6 0-40,6-2 40,2-2-8,0 2-16,-1-5-8,1 2-40,-1-2 0,-7 7 32,8-7-64,-1-2-40,0 0-32,0-2-48,0 0-8,0 0 0,-7 11 192,7-12-192,0 0 40,0-1 24,0-1 64,0 1 40,0 0 32,-7 13-8,7-13 32,-1-1 16,-1 0 24,1 1 32,-1 0 32,-4 1 24,-1 12-160,6-12 200,-5 2 16,0 1 0,0 0 8,-1 1-32,0 1-24,0 7-168,0-7 176,0 1-40,-1 1-8,0 1-24,-4 2-24,4-3-7,1 5-73,-5-1 56,3 0-32,-4 0-24,4 0-32,-3 1-16,0 0 24,5 0 24,-5 2-25,1 3-15,-1-1 8,1 1-16,-1 0 0,0 1 32,5-6 16,-5 8-24,1 0 0,-1 1-32,1 0 0,0 1-8,-1 0 8,5-10 56,-2 10-40,-3 0-40,3 1 24,-3 1-32,3-1-8,-2 1 48,4-12 48,-1 11-56,-4 1 16,4 0 8,-1-1-8,0 0 16,1-2 0,1-9 24,-2 9-40,2 0 16,-1 0-16,0-1 24,1 1 24,0-1 0,0-8-8,0 8 0,0 0-8,0 0-16,1-1 16,0 0 8,0 0 24,-1-7-24,1 5 16,0 2-16,1-1-8,-1-1-24,1 0 40,2-1 8,-4-4-16,1 2 16,4 2 16,-4-2-56,4 2 0,-4-3-40,5 1-48,-6-2 112,1 2-264,4-1-160,-4 3-168,4-4 64,-3 1 168,3-1-736,-5 0 1096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56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57 1640,'0'0'0,"0"0"784,-2 0-712,1 0-32,-1-1-16,1 1 8,0 0-16,-1 0-16,2 0 0,-1 0 24,-1 0 0,-2 1-16,3 0 0,-1 0 0,-2 0-8,4-1 0,-1 2 8,-1 0 0,-2-1 0,2 3 8,0-3 0,-2 1 0,4-2-16,-1 5 16,-2-4 0,-1 0 8,3 4 0,-1-4 0,1 4 0,1-5-24,-2 2 32,0 3-8,0-1-8,1 1 0,-1-1 0,1 0-8,1-4-8,0 5 16,-1-1-16,1 0-8,0-3 0,0 6 0,0-6 0,0-1 8,0 5 0,1-4-8,1 1 8,-1 2-16,4-4 16,-4 1 0,-1-1 0,1 0-8,3 1 24,-3-1-24,4 0 8,-3 0-8,3 0 0,-5 0 8,1 0-8,5 0 0,-5-1 8,5-1 0,-5 1-16,5-1 8,-6 2 8,4-5 0,1 4-8,-1-1 0,1-2 0,-1 2 0,-3-2 0,-1 4 8,7-2-16,-6-2 8,4 3 0,-4-1 0,0-3 8,4 4-16,-5 1 16,0-4-16,2 2 0,-1-2 8,0 2 0,0-2 0,0 3 0,-1 1 8,0-2 16,0 0-16,0-1 8,0 2-8,0-1 0,0 1 0,0 1 0,-2-1 24,0 0-24,0 0 0,-2 0-8,2 1-16,-2-1 16,4 1 8,-1 0-8,-4-1-8,3 1-8,-3 0 0,1 0-8,0 0 16,4 0 16,-4 0 0,2 0-32,-3 1 0,4 0-344,-4-1-1528,5 0 1904</inkml:trace>
  <inkml:trace contextRef="#ctx0" brushRef="#br0" timeOffset="1">101 6 1184,'0'0'0,"0"0"992,0 0-800,0 0-192,0 0 32,0 0-8,0 0 8,2 0 0,-1 0-8,0-1-16,-1 1-8,1 0 0,0-1-16,0 1 16,0 0 8,0-1 0,0 1-8,-1 0 0,2 0 0,2-1 0,-3 1 0,1 0 16,-1 0-8,3 0-8,-4 0 0,1-1-8,1 1 8,2 0 0,-3 0 0,1 0 0,2 0 0,-3 0-8,-1 0 8,5 0 0,-3 0 0,2 0 8,-2 0 0,3-1-8,-3 1 0,-2 0 0,5 0 0,-4 0 0,4 0 0,-3 0 8,2 0-16,-2 0 8,-2 0 0,4 0 0,-2 0 16,2 1-16,-3-1-8,3 0 8,-3 0-8,-1 0 8,2 1 0,2-1 8,-4 0 0,2 0-8,-1 1 0,0-1-8,-1 0 8,1 0 0,0 1 0,-1-1 8,1 0 0,-1 0-8,1 1 8,-1 0 0,0-1-8,0 0 8,0 0-8,-1 2 8,1-2 0,0 0-8,-1 1 0,1-1 0,-1 1 8,1-1-8,-1 1 0,1 0 8,0-1-8,-1 0 0,1 1 0,-1 0 0,1 0 0,-1 0 8,1 0 0,0-1-8,-1 2 0,1 0 8,-1 2-16,0-4 16,0 4 0,0-3-8,1-1 0,-1 5 8,0-4 0,0 4-8,-1-3 8,1 5 0,1-7-8,-1 4 0,-1 0 8,1 0 0,-1 0 0,1 0 0,-1 0-8,1-2 8,1-2-8,-1 6 8,0-5-8,0 5 8,-1-2 0,2-2 8,0-2-16,-1 6 0,-1-4 0,1 3 8,0-1-16,1-2 24,-1 4-8,1-6-8,-1 4 0,0-3 16,1 5-24,-1-4 8,0 4 0,0-2 8,1-4-8,0 4 8,-1-2 0,1 3 0,-1-4-8,1 5 8,0-5-16,0-1 8,-1 4 8,1-2 0,0 3-8,0-4 0,0 3 0,0-3 0,0-1 0,0 1 24,0 4-16,0-4-16,0 0 8,0 0-8,0 1 8,0-2 0,0 1 16,0 0-16,0 0 0,0 0-16,0-1 8,0 0 8,0 0 8,0 1-8,-1-1 0,1 0 8,-1 0-16,0 0 16,1 0-8,-1 0 16,-1 0-8,1 0 8,0 0-8,0 0-16,-1 0 8,2 0 0,-1 0 24,-1 0 0,0 0 0,0 0 8,0 0-16,0 0 16,2 0-32,-2 0 40,-2 0-8,2 1 0,0-1-24,-2 1 8,2-1 24,2 0-40,-2 1 16,-2-1-8,3 1-8,-1-1-24,-2 1 24,2-1-16,2 0 16,-2 0-8,0 0-40,1 0-48,-2 0-16,2 0-16,-1 0 0,2 0 128,-2 0-2248,2 0 2248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54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 2696,'0'0'0,"0"-1"32,0 1-8,1-1-32,-1-1 8,1 1-8,0 1 0,-1 0 8,1-1 8,0 0 16,0 1-8,-1-1 0,0 1 16,0-1-24,0 1-8,1-1 24,-1 1-8,1 0 8,-1 0-8,1 0-8,-1 0-8,2 0 16,-1 0-16,0 0 0,0 0 8,0 0 0,-1 0-8,1 0 8,0 0-8,1 0 0,-1 1-8,1-1 8,-1 1 0,-1-1 0,2 0 8,0 1 0,-1-1-8,1 1 0,2-1-8,-3 0 8,-1 0 0,1 1-16,4-1 16,-4 0-8,3 1 0,-3-1 8,0 1-8,-1-1 8,5 1-8,-4 0 8,0 1-8,1-1 8,-1 1 0,0 0 0,-1-2 0,2 1 8,-1 1 0,0-1 0,0 3 0,1-4-8,-1 2 0,-1-2 0,1 1 0,-1 1 0,1 0 0,0-1 8,-1 1 8,0-1-8,0-1-8,0 2 8,0-1 8,0 1 0,0 2 8,0-3 16,-1 1 16,1-2-56,0 1 72,-2 3 24,1-3-8,-1 1 8,0 3 0,1-4-8,1-1-88,-2 1 120,0 4 24,0-4 32,-3 3 16,4-3-8,-3 3-24,4-4-160,-2 2 105,0 2-33,-2-3-24,2 1-24,0-1 0,-2 1-16,4-2-8,-1 1 32,-1 1-16,-2-1-8,2 0 8,1-1-24,-3 1 24,4-1-16,-1 0 16,-1 0-32,1 0 0,-1 1-24,0-1-24,1 1 24,1-1 40,-2 0-64,1 0-41,0 1-15,1-1-56,-1 1-32,1-1-8,0 0 216,-1 0-264,1 0-16,0 0 40,0 0 24,0 0-2200,0 0 2416</inkml:trace>
  <inkml:trace contextRef="#ctx0" brushRef="#br0" timeOffset="1">161 12 1768,'0'0'0,"0"0"704,0 0-624,0-1-48,0 1-32,0-1 24,0 1 16,-1-1 0,1 1-24,-1-1 8,0 1 0,1 0-24,0-1 8,-1 0 0,0 1 8,0 0 0,0 0 0,0 0-8,1 0-8,-1 0 24,0-1-8,0 1 0,0 0 0,0 0 0,0 0 0,1 0-16,-1-1 16,1 1 16,-1-1-16,1 1 8,-1 0 16,1-1-16,-1 1 32,1 0-56,0 0 40,-1 0-8,1-1 16,-1 1-8,1 0-16,-1 0 8,1 0-32,-1 0 24,1 0-16,-1 0 8,1 0 8,-1 0 0,0 0 0,1 0-24,-1 0 24,0 0-8,0 0 0,0 0 0,0 0 0,1 1-8,0-1-8,-2 0 8,2 1-8,-1-1-16,0 1 24,0-1-16,0 1 8,1-1 0,-1 1 0,0 0-16,0-1 16,1 1 0,-1 0 0,1 0 0,0-1 0,-2 1-8,2 0 0,-1 0-8,1 0 8,-1 0 0,1 0 8,0-1 0,0 1-16,0 1 0,-1-1 0,1 1 0,0-1 8,0 0 0,0-1 8,0 1-8,0 1-8,0-1 0,0 1 0,0-1-8,0 1 8,0-2 16,1 4-8,-1-4 0,0 2 8,0-1 0,0 3-8,1-3 16,-1-1-8,0 1 0,0 1 0,0 0 8,0-1-16,1 1 16,-1 2 0,0-4-8,0 0-8,0 1 16,0 1-8,0 2-8,0 0 16,0-4-8,0 1 0,0 1 0,0 2 0,0-3 0,0 1 0,0-2 0,0 4 0,-1-3 0,1 4 0,-1-3 0,0 2 16,0-2-16,1-2 0,-1 5 0,0-3 16,0 2-16,0-2 0,0 3 8,-1-4 0,2-1-8,-1 5 8,0-3-8,0 2 8,0-3 0,0 3 8,0-4 0,1 0-16,-1 2 16,1-1-8,-1 1-8,1-1 0,0 0-8,0 0 0,0-1 8,-1 0 8,1 1 0,0-1-16,0 1 8,0-1-16,-1 0 16,1 0 0,0 0 8,0 1-16,0-1 0,0 0-8,0 0-16,0 0 16,0 0 16,0 0-8,1 2-8,-1-2 0,1 0 8,0 0-16,0 0 40,-1 0-16,1 0 8,0 0-16,0 0-8,1 0-24,0 0 0,-1 0 32,-1 0 8,2 0 8,2-1-8,-3 0-16,0 1 0,4-1 16,-4 0-24,-1 1 24,5-1 8,-4 0-16,4 0-16,-4 0 24,3 0 0,-2 0-16,-2 1 16,4-1 0,-2 0-8,3 0-16,-4 0 8,4 0 8,-4 0 0,-1 1 8,5 0 0,-4-1-32,4 0-24,-4 1-24,0-1-24,1 0-2168,-2 1 2272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6:41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58 1384,'0'0'0,"0"0"96,3-1 24,-1 0-8,1-1 24,-3 1 8,0 1-144,0-1 152,0-2 0,3 2 8,-3-1 8,0 1-8,2-1 0,-2 2-160,0-2 152,0 0-16,3 0 8,-3 0 8,3 0 16,-3 0 24,0 2-192,2-2 208,-2 0 8,0 0 8,0 1-7,3-2-25,-3 1-8,0 2-184,0-3 152,2 1-8,-2-1-16,0 2 0,0-1 16,0 1 8,0 1-152,0-3 152,0 2 16,0 0-32,0 1 8,-1 0-24,0-2-16,1 2-104,-1 0 96,-1 0-16,1 0-24,0 0-8,-1 0-8,2 0 8,0 0-48,-1 0 56,0 3-8,-1 0-16,1-3 8,0 4-24,-2-2 16,3-2-32,-1 3 24,-1 1 0,1-2-8,0 2 8,1 0 0,0 0-8,0-4-16,0 4 24,0 0-16,0 0 8,0 0-16,0 0-16,0 0 24,0-4-8,0 4 8,0 0 8,0-2-8,0 1 8,2 0 0,-2-1 0,0-2-16,0 0 16,0 3-8,0 0 8,3-3 0,-3 0-8,0 0 0,0 0-8,0 0 8,0 0 16,0 0-16,3 0 32,-3 0-16,0 0 0,0 0-24,0 0 48,0-2-24,0 1 16,0 0-8,0-2-8,0 2-16,0 1-8,0-3-8,-2 0 8,1 1-8,0-1 40,1 1 8,0-1-32,0 3-8,-2-4-8,2 1 8,0 1-8,-1-2 8,0 1 8,1 1 0,0 2-8,-1-3-8,1 2 24,0-2-8,-2 2 0,2-1 24,-1 1 0,1 1-32,0 0 24,-1 0-16,-1 0-16,1 0 16,0 0 0,1 0-8,-2 0-16,1 0 24,0 0-8,-1 0 8,1 0 24,0 3-24,1-3-8,-2 2 8,1-2 0,0 3 0,-1 0 0,1-1 0,0 2 32,1-4-40,-1 3-8,-2 1 8,2 0 0,-2 0-40,2-2 64,-2 2-8,3-4-16,-1 4-24,-2-1 16,2-1-16,-1 1-32,1 0 24,0-1-8,1-2 40,0 3-72,-2 0-32,1-1-40,0-2-64,0 3-88,-1-3-48,2 0 344,0 0-464,-1 2-80,1-2-96,0 0-89,-1 0-47,1 0-96,0 0 872,0 0-776,0-1-1232,0 1 2008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53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2536,'0'0'0,"0"0"0,0 0 144,0 0-104,1 0-24,-1 0 0,0 0 0,0 0-16,0 0 24,0 0-16,1 0 0,-1 0 0,0 0 0,1 0 32,-1 0-40,0 0 8,0 0 16,0 0 8,0 1-24,0 0 48,0 0 8,0-1-64,0 1 88,0 1-16,0-1 8,0 4 0,0-4 0,0 0 16,0-1-96,0 5 88,0-4-32,0 4-16,0-4-40,0 4 56,0-4-16,0-1-40,0 4 40,0-2 16,0-1-56,0 4 24,0-4-8,0 3-8,0-4-8,0 1 24,0 3-32,0-2 16,0 2 0,0-2 24,0 3-32,0-5 0,0 2 16,0 2-16,0-2-40,0 3 32,0-3 0,0 3 32,0-5-24,0 1 8,0 4-16,0-3-8,0 2-48,0-3 24,0 1-40,0-2 80,0 4-104,0-4-32,0 2-56,1-1 0,-1-1 32,0 0-528,0 0 688,0 0-2040,0 0 2040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52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2992,'0'0'0,"0"0"48,0-1-24,0 1-16,0 0-8,1 0 0,0 0 8,0 0 0,0 0 0,0 0-8,0 0 0,-1 0 0,1 0 16,1 0-8,-1-1 8,0 1 0,1 0 16,-1-1 0,-1 1-32,2 0 48,0-1 0,-1 1 0,1-1-8,-1 1-16,3-1 0,-4 1-24,0 0 8,2 0 8,-1-1-8,4 0-8,-5 1 0,1 0 0,-1 0 0,2-1 0,-1 1 0,1-1 8,-1 1-16,1 0 8,0-1 0,-2 1 0,1 0 0,1-1 0,-1 1 0,3-1-16,-3 0 0,1 1 0,-2 0 16,4-1-24,-3 0 0,1 0 0,2 1 0,-4-1-8,1 1-8,-1 0 40,1-1-56,0 1-8,-1 0-24,1 0-8,-1 0-936,0 1-720,0-1 1752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52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12 1392,'0'0'0,"0"0"1168,0 0-1072,0 0-96,0-1 40,0 1-16,0-1-8,0 1 8,0-1 0,0 1-16,0 0-8,0-1 16,0 1 0,-1-1 8,1 1 0,-1 0-8,1-1-8,0 1-8,-1 0 16,1-1 0,-1 1 0,1-1 0,-1 1-8,0 0 8,1 0-16,0 0-8,-1-1 24,0 1 0,1 0-8,-1 0 8,0 0-16,1 0 0,0-1 8,-1 1 0,1 0-8,-1-1 8,0 1-8,0 0 0,1 0 0,0 0 0,-1 0 0,0-1 0,0 1 0,0 0 8,1 0 8,0 0-16,-1 0 8,0 0 0,0 0-8,0 0-16,0 1 16,0 0 8,1-1-8,-2 1 8,0 0 0,1 1-8,-1-1 8,1 0-8,-1 0 24,2-1-24,-1 2 24,0-1-24,0 1 8,0 0-32,0 2-8,-1-4 24,2 0 8,-1 4 0,0-3 0,1 0 8,-1 1-24,1 2 0,-1-3 16,1-1 0,-1 2-8,1 2 0,0-3 16,0 1-8,0 2-8,0-3 24,0-1-16,0 1 0,0 4-8,0-4 0,1 1-16,0 2 16,1-3-8,-2-1 16,1 4-8,1-3 16,0 1 0,-1 2 0,3-3 0,-3 4-8,-1-5 0,2 1 0,3 4 0,-4-3-8,0 2-16,1-3 24,-1 5 8,-1-6-8,4 1 0,-4 4 16,2-3-32,0 3 0,-1-3 8,0 3 32,-1-5-24,1 2 8,0 4-8,-1-4-8,0 3-8,0-4 16,0 4 0,0-5 0,0 1 8,0 3-8,-1-3 0,0 3 8,-1-2 8,1-1-16,1-1 0,-2 4 8,0-3-8,0 1-8,0 2 8,-2-2 8,3-1-8,1-1 0,-3 5 8,-1-4-16,3 0-8,-1 4-8,-2-5-8,2 1 0,2-1 32,-4 2-24,2-1-24,1 0 8,-1 0-16,0 0-120,0-1-1984,2 0 2160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44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58 1416,'0'0'0,"0"-5"488,1 1-264,4-2-112,-4 2-48,-1 4-64,1-2 64,1-3 8,2 3-32,-4-3 0,2 3-24,-1-2-8,-1 4-8,2-1 16,-1-1 0,0 0-16,0 0 8,0-1-16,-1 2 8,0 1 0,1-2 24,-1 1-8,0 0 0,0 1-8,0 0-16,0 0 8,0 0 8,0 0-16,0 1 0,-2 1 0,0 2-16,1-3 8,1-1 16,-4 5 16,3-4-24,-1 4 0,-3-3 0,3 4-24,-3-2 24,5-4 8,-2 5 8,-4 0-8,4 0 0,-3 1 24,3 0-24,-3-1 48,5-5-48,-2 5 48,-3 0 0,3 0-8,-3 0-24,4-1 16,-1 1 24,2-5-56,-1 5 64,-1-1-16,1 0-24,-1 0-24,1-2 8,0 4-8,1-6 0,0 1 40,0 3-16,0-3-24,0 0 24,2 0-32,-1 0-8,-1-1 16,2 0 0,-1 0-8,3 0 0,-3 0 8,4 0 0,-3-1-8,-2 1 8,4-1 8,-2-1-16,4 1 0,-4-1-8,4 0 16,-2 0-16,-4 2 16,5-2 8,-1 1-8,1-1-16,0 0 0,0 0 16,0-3 0,-5 5 0,5-1-16,0 0 0,1-1-32,0 0 24,0 0-16,-1 1-1072,-5 1 1112,4-2-1592,-4 2 1592</inkml:trace>
  <inkml:trace contextRef="#ctx0" brushRef="#br0" timeOffset="1">114 56 1888,'0'0'0,"-1"1"648,-1 4-584,-3 0-32,4-4-24,1-1-8,-1 5 24,-1-4 8,0 4-16,1-3-8,-1 2 0,1-2-24,1-2 16,-1 4 8,1-2 8,-1 2-16,1-3 0,0 0 8,0 1-24,0-2 16,0 1 0,0 1 0,1-1 0,0 1 0,1-1-8,0-1 8,-2 0 0,1 0-8,1 0 16,-1 0-16,3-1 16,-4-1-8,5 1 0,-5 1 0,1-2 0,0 0 0,3 0-8,-3-2 0,1 3 0,2-2 0,-4 3 8,1-4-16,3 2 8,-3-3-16,3 3 16,-2-4-8,0 4-8,-2 2 24,4-6-24,-3 5-104,1-4-520,-1 4-976,-1 1 1624</inkml:trace>
  <inkml:trace contextRef="#ctx0" brushRef="#br0" timeOffset="2">159 46 1016,'0'0'0,"0"1"1080,0 0-608,0-1-472,0 2 56,0 2-24,0-3 0,0 1 0,0 2-16,0-3 16,0-1-32,0 5 24,0-4 0,0 4 0,0-4-16,0 4 0,0-4-8,0-1 0,0 4 8,0-3-8,0 3 0,0-3 0,0 4-8,1-4 0,-1-1 8,0 1 0,1 1-8,0 2 0,0-4 0,0 1-8,0 0 0,-1-1 16,1 1 16,0-1-32,0 0-8,1 0 8,-1 0-40,3 0 16,-4 0 40,1 0-1704,-1 0 1704</inkml:trace>
  <inkml:trace contextRef="#ctx0" brushRef="#br0" timeOffset="3">296 6 2288,'0'0'0,"0"0"240,0-1-176,-1 0-24,-1 0-8,2 1-32,-2-1 24,0 1-16,-2-1 16,2 1 8,0 0 0,-2 0 0,4 0-32,-2 0 24,-3 0-8,3 0 0,-4 0 8,4 0 16,2 0-40,-6 1 48,4 0 16,-3 0 8,3 0-16,-3 0 40,3 0-48,2-1-48,-6 2 32,5 0 8,-4 2-24,1-3 16,2 1 24,-3 2-8,4-3-16,1-1-32,-2 5 32,-2-4-32,4 3 16,-2-2 0,0 3 0,1-4-32,1-1 16,0 5-32,-1-1-16,1 1 8,0-1 8,0-2-16,0 4 0,0-6 48,0 2-80,1 3 32,0-3 16,0 2-16,1-3-32,0 1 16,-2-2 64,1 1-56,1 3 16,2-4 56,-3 1 0,3 0-24,-3-1-8,-1 0 16,5 0-16,-4 0-8,4 0 32,-3 0 8,4-2-16,-5 1-16,-1 1 16,7-4-8,-6 2-16,5-3 48,-1 3 0,-1-4-32,1 1 16,-5 5-8,5-5-16,0 1-8,0-2 24,1 2-8,-2 2-8,0-4 8,-4 6 8,2-2-16,3-3 16,-4 4 16,1-5-8,2 5-8,-3-4 16,-1 5-16,2-1-8,0-3 16,-1 2 24,0 0-16,0 1 0,0-1 16,-1 2-32,1-1 16,0 0 40,-1 0 8,0 1 8,0 0 16,0 0 8,0 0-96,0 0 104,0 0 24,0 0 0,0 1 16,-1 0 8,1 0-16,0-1-136,-1 2 136,1 2-8,-1-3-16,1 4 0,-1-4-7,1 5-25,0-6-80,0 2 72,0 4-24,0-2-24,0-2-8,0 4 0,1-2-24,-1-4 8,1 2 16,0 4-24,1-5-8,-1 3 0,4-3-40,-4 0-8,-1-1 64,2 1-88,-1 0-33,4-1 1,-4 0 8,4 0 0,-3-2 48,-2 2 64,6-1-56,-5-1 16,6-2 16,-3 2-8,1-2 0,0 2 0,-5 2 32,5-2-64,0-2-64,0 3-72,0-4-48,0 4-8,0-4 48,-5 5 208,6-2-160,0-4 48,0 2 32,1-1 8,0-1-2032,-7 6 2104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42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61 2800,'0'0'0,"0"0"88,0 0-88,0 0 48,-1 1-16,1-1-24,-1 1-16,0 0-8,1 0 48,0-1-32,-1 1 8,1 1 16,-1-1 8,1 1-16,-1 2 56,1-3 16,0-1-88,0 5 96,0-4 16,0 4-24,0-3-16,0 2 16,0-2-8,0-2-80,0 5 88,0-3 0,0 3-8,0-4 8,1 5 0,0-4 0,-1-2-88,1 6 72,-1-5-32,1 4-24,0-4-48,-1 1 24,1 2-8,-1-4 16,0 0-16,1 1 0,-1 0 8,1 0-16,0 0-8,-1 0-8,1-1-24,-1 0 64,1 0-48,-1 0-16,0 0-16,0 0 8,1-1 16,-1 1 8,0 0 48,1-1-24,0-1 16,-1 1-32,1-3 0,0 2 0,1-2 0,-2 4 40,1-2-16,0-4-16,0 2 16,0-1-8,0 1 8,1-1 8,-2 5 8,1-4 0,1 2-8,2-4 8,-4 2-8,2 2-8,2-4 0,-4 6 16,1-4-8,3-1-16,-3 1 16,4 0-8,-4 0 0,4-1 8,-5 5 8,1-5-32,5 0 16,-5 0-8,5 0 8,-2 1-8,0 0-8,-4 4 32,4-3-40,-2-1 0,4 2-8,-2 1 0,-3-1 8,5 0 0,-6 2 40,1-2-40,4 1 0,-4 0-8,4 0 0,-3 0-8,2 0-2176,-4 1 2232,0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41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16 608 3648,'0'0'0,"0"0"0,-1 0 176,0 0-96,-1 0-48,0 0-48,0 0-24,2 0 16,0 0 24,-1 0-16,0 0-24,1 0 8,-1-1 8,1 1 8,-1-1 56,1 1-40,0 0 72,-1 0-16,1 0 24,-1 0-16,1 0 16,0 1 32,0-1-112,-1 1 144,1 0-24,0 1 16,0-1-23,0 1-9,0 2 48,0-4-152,0 1 160,0 3 8,0-2-16,0 2-8,1-2 0,-1 4-16,0-6-128,1 4 136,0 2-48,0-1-24,1 0 0,-1 2 16,4-1-8,-5-6-72,1 7 40,0 0 0,4 0-72,-3 0 16,4 0 24,-2 0 8,-4-7-16,4 9 32,1 0-8,1 1-8,0 1 0,1 0 16,1 1-16,-8-12-16,8 12 24,1 0 0,0 1-24,-1 0 0,1-1 24,0 1-24,-9-13 0,9 13 24,1-1-8,0 1-32,1-1 8,0-1 0,1 0-16,-12-11 24,12 11-64,-1-2 8,0 0 32,1 0-16,-1-1-24,2 0-24,-13-8 88,12 7-104,1 1 40,1-2 16,0 1 8,0 0 16,-1-1-32,-13-6 56,14 6-24,0 0 16,0-2 16,0 1 8,-1 0-24,1-1 24,-14-4-16,14 5-8,-1 0 16,0-1 16,0 0 8,1 0 48,0 0 16,-14-4-96,13 4 136,1-2 24,-2 4 8,1-5 8,-1 4 8,0-4 8,-12-1-192,12 2 184,1 3 8,-1-5-16,1 1-32,0 0 24,0 0-24,-13-1-144,13 1 136,0-1 16,0 0 0,0 0-16,0 0-32,0-1-8,-13 1-96,13-2 24,0 1 24,0-4 16,0 4-32,0-1 16,0-3-16,-13 5-32,14-1 0,0-4 40,-1 4-24,0-3 0,0 2 8,-1-2-15,-12 4-9,12-2 8,0-3 0,0 3-8,1-3-8,0 0-9,1 0-7,-14 5 24,13-5-48,1-1 40,0 1-16,-1-2-8,1 1 64,0 0-24,-14 6-8,14-7 48,0-1-32,-1 0-32,1-1 16,0 0-8,0 0 16,-14 9-8,15-10 16,0-1-24,-1 1 8,0 0-8,-1-1-16,0 0 16,-13 11 8,11-11 0,0 0 16,0 0 16,0 0 0,-1 0-7,0 1-1,-10 10-24,10-10 32,-1 0 24,1 0-24,-1 0 0,0 1-8,-1-1-16,-8 10-8,9-9 8,-2-1-8,0 1 0,0-1 8,-1 0-8,0 0 16,-6 10-16,6-9 72,-1-1-40,0 0 32,0 1 24,0-2-48,1 1 40,-6 10-80,5-11 88,1 0-40,-1-1 0,0 0-40,0 0 24,-1 0-40,-4 12 8,5-13 16,0 0 0,0 0-32,0-1 32,1 1-40,-1 0 8,-5 13 16,5-13-24,0 0 0,-1 0 8,1 0-24,-4 0 32,6 1-32,-7 12 40,5-12-48,0 1 40,1 1-40,-1 0 24,0 1 0,-1 0 8,-4 9 16,5-7 0,-4-1 8,4 2 8,-3-1-24,3 1 16,-3-1-8,-2 7 0,6-6 0,-5-1 8,5 1-24,-5-1 16,5-1-24,-5 1 0,-1 7 24,6-8-16,-4 0 8,3-1 8,-3 1-16,3-1 32,-4 1-8,-1 8-8,5-9 8,-3 0 24,4 1-48,-5-1-8,4 1 8,-3 1 0,-2 7 16,2-8 8,2 1-16,-2 0 8,2 0 0,-3 1-40,1 0 88,-2 6-48,1-7 40,3 2-16,-4 0 0,2 1-32,-1 2 16,0-3 64,-1 5-72,1-2 80,0 0-32,-1 0 24,1 0-32,0 1 16,0 0 40,-1 1-96,1-1 72,-1 0-24,1 0 8,-1 0-56,0 1 0,0-1 64,0 1-64,1 0 56,-1-1-8,0 1 32,0 0 0,0 0 80,0 0 0,0 0-160,0-1 184,0 1-80,0 0-56,0 0 48,-1 0 32,0 0 8,1 0-136,-1 0 160,1 0-80,-1 0-64,0 0 64,0 0-32,1 0 24,0 0-72,-1 0 64,0 0-40,0 0 0,1 0-56,-1 0 96,1 0 24,0 0-88,-1 0 72,0 0 48,0 0-104,-1 1-40,2-1 64,-1 0 8,1 0-48,0 0 16,-1 0 56,0 0-72,-1 0-8,1 0 64,0 1-24,1-1-32,-1 0 64,0 0-8,0 0-72,0 1 48,1-1-16,-1 1 64,1-1-80,-1 0 88,0 0-48,0 1-32,0-1-72,0 0 64,0 0 0,1 0 0,0 0 24,-1 0-16,0 0-24,1 0-8,-1 0 72,0 0 0,1 0-48,-1 0 16,0 0 8,1 0-96,-1 0 40,0 0 48,0-1 16,1 1-32,-1 0 24,1-1-24,-1 1-32,0-1-16,1 1 32,-2-1 16,2 1 0,0 0 32,-1-1 64,0 0-112,1 1 16,-1-1-16,0 1-8,1 0 24,-1 0 24,0 0-8,0 0 0,0 0-32,0 0 40,-1-1 16,2 1-40,-1 0-8,-1 0-8,0 0-8,0 0 24,1 0 16,-1 0 56,2 0-72,-2 0 64,1 0-48,-1 0-16,-2 0 16,3 0-16,-1 0 0,2 0 0,-2 0 8,-2 0-8,2 0 40,0 0-40,-2 0 56,2 0-8,2 0-48,-6 0 24,4 0 48,-3 1-56,1 0 0,-1 0 0,1-1 16,4 0-32,-5 1 24,-1-1-32,0 1 40,-1 0-24,1 1 25,-1-1 39,7-1-72,-5 2 40,-2-1 32,2 1-40,-2-1 16,2 1-8,0 0-40,5-2 0,-5 1 32,1 1-32,0-1 24,2 1-24,-4-1 8,4 1 16,2-2-24,-5 1-24,4 0 24,-2 1-56,2-1 24,-1 0-32,1-1 0,1 0 64,0 0-112,-1 0-17,1 0 9,0-1-48,1 1 64,1-2-16,-2 2 120,1-2-128,1 1 16,3-1-40,-4-2 16,4 2-48,-4-3 16,-1 5 168,6-4-176,-2 0-32,0-1 24,1 1-8,-1 0 40,1-2 8,-5 6 144,6-5-136,-1 1 48,1-1-24,-1 1 16,1 0-8,0 2 24,-6 2 80,6-6-112,0 5 8,1-4 16,-1 4-32,1-4 40,-1 3 48,-6 2 32,6-4-48,0 3 32,0-3-8,0 2 8,1-2-8,-7 4 24,6-2-40,-1-3 16,1 3-8,-1-2 8,-1 3 8,1-3-8,-1 3 8,-4 1 16,2-3 0,3 2 8,-4 0 0,0 0 8,3 0-8,-4 1-8,2 0 8,-1 0 32,0 0-8,0 1 0,0 0 8,0 1-24,-1-2-16,0 4 24,1-3-16,0 3-40,0-3 24,0 4-32,1-3 0,-2-2 40,2 5-40,-1-4-24,-1 3 48,1-2-24,-1-1 24,1 1-40,-1-2 56,1 4-64,0-3 8,0 0 16,0 0 24,0 1 0,0 0-16,-1-2 32,1 1-32,0 0 16,0 1 16,-1-1 16,1 3 16,0-3-32,-1-1 0,1 5 48,0-4-32,0 3-40,0-2 32,1 3-56,-1-4 56,-1-1-8,2 5 40,-1-3-56,1 4 24,-1-5-24,1 4-24,-1-4 48,-1-1-8,2 5 24,-1-3-16,0 2-8,1-3 0,-1 3-40,1-3 64,-2-1-24,2 1-8,-1 1-24,0 0 8,0-1-40,0 0 16,1 0 40,-2-1 8,1 0-32,0 0-8,-1 1-56,1-1-57,-1 0-95,1 0-112,-1 0 360,0 0-520,0 0-288,0 0-256,0 0-296,0 0-49,0 0 313,0 0 1096,0-1-720,0 1 344,0-1-720,0 1 1096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37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919 763 560,'0'0'0,"0"0"16,0 0-16,0 0 8,0 0 0,1-1 8,-1 0-8,1-1 8,-1 0 0,0 2-16,1-1 32,-1-1 8,1 0 0,-1 0 16,0 0 0,0-2 40,0 4-96,0-2 112,0 0 16,0-2 16,-1 3-8,0-4 0,-1 4-8,2 1-128,-1-4 120,-2 2-8,1-2-8,-2 2-8,3-3 0,-4 1 8,5 4-104,-4-5 112,2 1 16,-4 0-8,1-2 24,0 1 8,-1 0 0,6 5-152,-6-5 168,-1-1-8,1 0-24,-2 0-8,1-1-32,-2 0 40,9 7-136,-7-8 176,-2 0 0,0-1 48,1 0-63,-1 0-57,1 0 8,8 9-112,-8-10 88,-1 2 16,2-1 40,-1 1 48,0-1 48,1 1 16,7 8-256,-8-8 328,1 0-56,-1 1-40,1-1-24,-1-1-72,1 1 32,7 8-168,-8-8 176,1 0-24,-1 0-8,1 0-24,0 1-24,0-1 8,7 8-104,-8-7 128,1 0-40,1-1-16,-2-1 0,1 0-40,-1 0 64,8 9-96,-7-8 104,-1 0-40,1-1-8,0 0-24,0 0 16,-1 1 40,8 8-88,-7-9 136,-1 2-40,0-2-32,1 1-7,-1 0-25,1 0 64,7 8-96,-8-8 96,1 0 8,-1 1 0,1-1-16,-1 1 24,1 0-48,7 7-64,-7-7 96,0 1-16,1 0-56,0 0 48,0 0-24,1 1-16,5 5-32,-6-6 40,0 1 8,1 0-24,-1 0 0,1 1 64,-1-1-48,6 5-40,-5-5 96,-2 1-32,1-1-64,1 1 32,-2 0-8,0 2 32,7 2-56,-7-5 72,0 3-56,0-3-32,1 3-24,-1-2 80,0 2 0,7 2-40,-7-4 24,1 2 24,-1-3-88,1 4 32,-1-4 48,1 4 40,6 1-80,-7-5 24,1 3 8,0-2 0,0 3-88,0-4 88,2 4 24,4 1-56,-5-2-16,1-3 24,-1 4-16,1-1-48,-1-3 88,0 4 8,5 1-40,-5-1 0,1-1 0,-1 0-24,1 0-16,-1 1 80,1-1-32,4 2-8,-2-2 32,-3 1-24,2 1-16,-1-1-8,2 1 64,-2 0-64,4 0 16,-2 0-8,-2 0 0,3 0-64,-3 0 88,2 0 0,0 0-8,2 0-8,-4 0 8,2 1-24,0-1-40,-2 0 48,2 1 8,0 0 24,2-1-24,-4 1 40,2-1 0,-2 1-40,2-1-32,-3 0 48,4 1 0,1-1-16,-5 0 16,4 1 32,-5-1-48,5 1-16,-4-1 32,4 1-8,1-1-8,-3 0 16,1 0 8,-2 1-24,3 0-8,0-1-8,-1 1 8,2-1 8,-2 1-16,0-1 8,0 1-40,1 0 24,-1-1 16,1 1 0,1-1 8,-2 0 32,1 0-24,0 1-8,-1-1 8,1 2-24,0-2-8,1 0 24,-1 1-8,0 0-8,0-1 8,-1 1-16,1 0 8,0 0-16,1-1 32,-2 1-16,1 0-8,-1 1 8,1-1 16,-1 0-16,1 0 16,1-1 0,0 2-8,-1-1 16,0-1-8,0 1-8,1-1-8,-1 1-16,1-1 32,0 0-8,-1 0-8,1 0 16,-1 0-16,1 0 0,0 0 24,0 0-8,0 0-16,0 0 16,0 0-8,-1 0 16,1 0-8,0 0 8,0 0 0,-1 0-24,1 0 8,0 0 0,-1 0-24,1 0 32,-1 0-8,1 0 8,-1 1-16,0 0-8,-1 0 0,1 0-16,1-1 40,-1 2-8,0-1-8,0 4 16,-1-4-8,1 4-16,-1-4 16,2-1 8,-2 6 0,1-5-8,-1 5 0,0-5-8,0 6-8,-2-3 24,4-4 0,-1 5 0,-1 0 24,1-1-16,-1 1-8,0 0-8,0-1 0,2-4 8,-1 5-24,-1-1 24,0 0 0,1-2 0,0 3 0,0-3 0,1-2 0,0 5-8,-1-4-8,1 1 0,0 2-8,0-3 16,0 0 16,0-1-8,0 1-8,0-1-8,0 1 8,0-1-24,0 0 8,0 0 24,1 0-16,0 0 0,-1 0 0,1 0 0,0-1 0,1 0-24,-2 1 40,1-2-56,0 0 16,1 0-16,-1-2-8,4 3-24,-4-4-8,-1 5 96,5-2-128,-3-3 16,3 1 0,-4-1 0,5 1 0,-5-1 0,-1 5 112,5-6-105,-3 1 1,3 0-8,-4-1 0,3 1-16,-3 0 0,-1 5 128,2-5-104,3 1 8,-4-1 8,1 1 24,2 0 0,-3-1 16,-1 5 48,2-2-24,0-3-8,-1 4 0,3-4 0,-4 3 0,1-3-16,-1 5 48,1-1-24,0-4-16,0 3-8,0 0 0,0 0-16,-1-2 24,0 4 40,1-1-8,-1-1-32,2 0 0,-2 0-24,0 1-16,0-1 32,0 2 48,0-1-40,1-1-8,-1 1 0,0-1-8,1 1 0,-1 0 0,0 1 56,1-1-24,0 0-16,0 0-32,0 0 32,-1 1-40,1-1 56,0 0 8,0 1-16,0-1 8,0 0-40,0 1 24,0-1-8,-1 1 48,1 0-32,0-1 16,-1 1-8,1-1 24,0 1 32,0-1-56,-1 1 24,1-1 8,1 1-24,-1-1-24,0 1 32,0-1 8,-1 0-8,0 1 8,1 0 40,0-1-40,0 1-32,-1 0 8,1-1 24,0 1 0,-1 0 0,1-1 8,-1 1 16,1-1-48,-1 1 24,1-1 16,-1 1-16,0 0 0,1-1-16,-1 1 16,1-1-32,0 1 24,0-1 48,-1 0-40,0 1 0,0-1-8,1 0 0,0 0-48,-1 0 64,1 0 0,1 0-16,-2 1 8,1-1 0,0-1-16,0 1-32,0 0 16,0 0 56,0-1-48,-1 2 24,1-1 0,1 0 24,-1 0-32,0 0 0,0 0 16,0 0-8,-1 1 0,1-1-40,0 0 32,0 0-24,0 1-8,0-1 8,0 0 32,-1 1 0,1 0-16,0-1 16,0 1-8,0 0 0,-1-1-16,1 1 16,-1 0 8,1 0-32,1 0 16,-2 0-8,1 0 8,-1 0 8,0 0-24,0 0 32,0 0-8,1 0 8,-1 0-8,0 0 40,0 0-24,0 0-16,0 0 8,0 0 16,0 0-48,-1 0 40,1 0 0,0 0 8,-1 0 24,1 0-40,0 0 8,-1 0 40,0 0-56,0 0 16,0 0-8,0 0-8,1 0 8,-1 0 24,0 0-40,0 0 48,1 0-16,-1 0-24,0 0 16,1 0-8,0 0-24,-1 0 32,1 0-16,-1 0 0,1 0 8,-1 0-16,1 0 16,0 0 8,0 1-16,-1-1 8,0 0-8,1 1-16,0-1 48,0 0-24,0 0 8,0 1 0,0-1 0,0 0-16,-1 0 8,1 0-32,0 0 32,0 0-8,0 0-8,0 0 0,0 0 8,1-1-16,1 1 16,-2 0 8,1-1-16,-1 0 8,1 1 0,0-1 24,0 0 24,0 1-8,-1 0-32,0-1 48,1 1-32,0 0-24,-1-1 32,0 1-32,1 0 0,-1 0 8,0 0 8,0-1-16,0 1 16,1 0-16,-1 0 0,0-1 8,0 1 0,1 0 8,-1 0-8,1 0 0,-1-1-8,1 1 0,-1 0 8,0 0-8,1-1 8,-1 1 0,1-1 8,-1 1-8,1-1 0,-1 1 0,1 0 0,-1 0 0,1 0-8,-1 0-8,0 0 16,0 0-16,1 0 8,-1 0 24,1 0-16,-1 0 0,0 0 8,0 0-16,0 0 16,0 0-16,1 0 8,-1 0 0,0 0 24,0 0-32,0 0-8,0 0 8,0 0 0,0 0 24,0 0-24,0 1 8,0-1 8,0 0 0,0 1-16,0-1 8,0 0 8,0 1 8,0-1-32,0 0 32,0 0-16,0 1 0,0-1-16,0 1 16,0-1-24,0 1 0,0-1 24,0 0-24,0 1 0,0-1-32,0 0 32,0 0-8,0 0 24,0 0 8,0 0 8,0 1-16,0-1 0,0 0-8,0 0 24,0 0-8,0 0 8,0 0-24,1 1-8,-1-1-32,0 0 8,1 0 24,-1 0 24,0 0-40,0 0-16,1 1 8,-1-1-16,0 0 40,0 0 16,0 0 8,0 0-16,1 0-8,0 0-32,-1 0 16,2 0 24,-1 0 16,-1 0 0,1 0-16,0 0-16,1 0-24,-1 0-8,1 0 48,-1 0 0,-1 0 16,2 0-16,0 0-32,-1 0-48,1 0-40,-1 0 16,1 0-33,-2 0 153,4 0-232,-3 0-216,0 0-272,1 0 80,2 0 136,-3 0-1352,-1 0 1856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35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3 336,'0'0'0,"0"0"64,0 0-64,0-1 8,0 0 0,0 1 0,0-1-8,1 1 0,0 0 8,-1 0-8,0 1 0,0 1 8,0 3 0,0-4-8,0 5 8,0-1-8,0-5 0,0 5 8,0 0 0,0 1 0,0-1 16,0 0-8,0 1 8,0-6-24,0 5 16,0 2 0,0-2 0,-1 2 0,0-2 24,-1 1-8,2-6-32,-2 5 40,1 1-16,0-1 8,0 0-16,-1 0-8,1 0 24,1-5-32,0 5 16,-1-1 0,0 0 0,0 0-16,-1-2 16,0 4 8,2-6-24,-1 1 16,0 4 0,0-4-24,1 0 0,-1 3 16,1-4 8,0 0-16,0 2 0,0-2 8,0 0-32,0 0 16,0 0-8,0-1 0,0 1 16,1-2-16,1 1-24,-1-4 8,4 4 0,-4-5-8,3 2 16,-4 4 24,2-5-24,2 1 0,-2 0 0,2 0 0,-2 2 8,2-4 8,-4 6 8,2-1-24,2-3 0,-3 2-8,3 0-8,-3 1 8,4-2 16,-5 3 16,1-1-16,0-1 8,4 1-8,-4 0 8,0 1-8,1-1 8,-2 1 8,2 0-88,-1 0-128,0 0 168,-1 0 48</inkml:trace>
  <inkml:trace contextRef="#ctx0" brushRef="#br0" timeOffset="1">66 97 8,'0'0'0,"0"2"64,0 3 96,0-4-32,0 0-112,0-1-16,0 2 16,0 2-8,0-3-16,0 0 16,0 4-8,0-4 0,0-1 0,0 2 0,0 2 0,0-3 0,0 3 0,0-3 8,0 1-16,0-2 8,0 4 8,0-3-8,0 4-8,0-4 8,0-1 0,0 2-8,0-1 16,0 0-16,0 0 8,0 0-352,0-1 352</inkml:trace>
  <inkml:trace contextRef="#ctx0" brushRef="#br0" timeOffset="2">149 98 304,'0'0'0,"0"0"0,0 0 16,-1 1 0,0 1 0,0 2-8,0-3 8,0 3 0,1-4-16,0 1 24,-1 4-8,-1-4 8,1 1-8,-1 2-8,1-3 0,1-1-8,-2 4 8,1-3 0,0 1-8,1 2 8,-1-4-16,0 1 8,1-1 0,-1 1-8,0 0-8,0 0-8,0-1-24,1 0 16,-1 0 0,1 0 32,0 0-24,0-1 8,0 0-280,0 1 296</inkml:trace>
  <inkml:trace contextRef="#ctx0" brushRef="#br0" timeOffset="3">148 27 248,'0'0'0,"-1"-1"24,0 1-16,1 0-8,-1-1 8,0 0-8,0 1 0,1 0 0,-2 0-8,1 0 16,1 0-8,0 1 0,-1 0 0,1 1 0,-1-1 8,0 4-8,0-5 0,1 0 0,-1 4-8,0-3 0,0 3-8,1-3-240,0-1 256</inkml:trace>
  <inkml:trace contextRef="#ctx0" brushRef="#br0" timeOffset="4">199 17 208,'0'0'0,"0"1"16,0 0 16,-1 0 8,1 1-16,0-2-24,-1 4 40,0-3 8,1 3 0,-1-2 32,1 4 16,-1-2 16,1-4-112,0 5 152,-1 0 16,0 0 16,0 1-8,0 0-24,1 1-24,0-7-128,-1 6 96,0 1-16,0-1-16,1 1-16,-1 0-16,1 0 0,0-7-32,-1 7 16,1-1 0,0 0-8,0 1-24,0-2 16,0 0-16,1-1 0,-1-4 16,1 2-16,1 2-56,-1-3-8,1 1-48,-1-1-56,4 0-56,-5-1 240,1 0-352,4 0 24,-4-2 88,3 1 96,-2-4-112,-2 5 256</inkml:trace>
  <inkml:trace contextRef="#ctx0" brushRef="#br0" timeOffset="5">315 84 128,'0'0'0,"0"0"8,0-2-8,-1 1 8,1 1-8,0-2 0,0 0 8,-1 0 0,1 0-8,-1 0 16,1 1-8,0 1-8,-1-2 16,0 0 8,0 0 8,0 1 16,-1 0 0,0 1 24,2 0-72,-1-1 80,-1 1-8,0 0 16,-2 0-32,3 0 8,-4 1-16,5-1-48,-1 1 40,-3 1 0,2-1-8,-3 4 16,3-4-24,-3 4 8,1-4-8,4-1-24,-2 5 16,-3-4 8,3 5-16,-2-5 8,3 5-8,-2-5 0,3-1-8,-2 6 0,-2-2 0,4-2 8,-2 4-8,1-4 8,0 3 0,1-5-8,-2 2 0,1 3-8,0-3 0,0 2 0,1-3-16,0 0 0,0-1 24,0 2-32,0-1-16,2 1 0,-1-2-8,1 0 8,2 0 0,-4 0 48,1 0-56,0-1 8,3-1-8,-2 0 8,3-2 0,-5 4 48,2-2-40,3-3 0,-3 3 0,3-4-16,-1 4 8,-2-4-8,-2 6 56,7-4-40,-3 0 0,0-2 16,0 2 0,1-2 8,-1 1 0,-4 5 16,6-6-32,-1-1-56,-5 7 88</inkml:trace>
  <inkml:trace contextRef="#ctx0" brushRef="#br0" timeOffset="6">314 32 88,'0'0'0,"0"2"0,-1 3 8,1-4-8,0 4 8,0-5-8,0 1-8,0 4 8,1-4 8,0 3-16,0-3 16,1 1 0,-2-2-8,4 4 0,-3-4 0,0 2 0,1 2 0,2-4-8,-3 1 8,-1-1 0,5 1 0,-3 0 0,2 0-8,-3-1 0,4 1 8,-3 0 0,-2-1 0,4 0 0,-3 1-8,0-1 8,5 1-8,-5-1 8,4 0-64,-5 0 64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33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5 464,'0'0'0,"0"0"0,0 0 16,-1 0-8,0 0 0,0 0 8,0-1-16,0 1 16,1 0-16,-1-1 16,0 1 16,0 0 16,-1-1 8,1 0-8,-1 1-8,2 0-40,-1 0 32,-1 0 8,0 0 8,0 0-8,-2 0 16,2 0-8,2 0-48,-5 0 48,4 0 8,-4 0 32,3 0-8,-3 0 0,3 1 0,2-1-80,-4 1 48,2 1 8,-2-1-8,1 1-32,-1-1 16,2 4-32,2-5 0,-5 1 8,2 5 0,-1-5-16,2 5 24,-3-4-8,3 4 0,-2-1 16,4-5-24,-2 5 16,0 0-16,0 1 8,-2-1 0,2 0-8,1 1 16,1-6-16,-4 6 8,3-1-8,-1 0 0,0-1 0,2 1 0,-1-1-16,1-4 16,-1 2 0,1 4-16,-1-4 0,1 2 0,0-3-16,0 0 16,0-1 16,1 2-40,0-1 8,1 0 8,0-1-8,2 0 8,-3 0 0,-1 0 24,4 0-16,-2 0-16,3-1 8,-3 0-32,4-1 16,-2 1-8,-4 1 48,5-2-56,-1 0-16,1 1-8,0-2-24,0-1-24,0 2 8,-5 2 120,5-5-96,1 3-176,0-2-72,-6 4 344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31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96 2112,'0'0'0,"-1"0"80,0 0-64,0 0 0,0 0 8,0 0 8,1 0-32,0 0 24,-1 0-16,0 0-16,1 0 0,0 0 24,0 0 16,0 0-32,0 1 24,0 0 0,0 0-16,0 0 8,0 1 40,0-1-8,0-1-48,0 4 48,1-3-8,-1 1-40,1 2 16,-1-3 8,1 1 0,-1-2-24,0 1 48,0 3-16,0-4-8,0 2 16,0-1-8,0 4 16,0-5-48,0 1 32,0 0 8,0 1-32,0-1 16,0 3 8,0-2-40,0-2 8,0 1 24,0 0-32,-1 1 24,1-1 16,-2 0 16,2 0-24,0-1-24,-1 0 32,1 0 0,0 0 0,0 0 8,0 0 8,0 0-40,0 0-8,0-1 0,0-1-16,0 1 24,0-1-8,1-3 0,0 4-8,-1 1 8,2-5-24,-1 3 8,1-3 16,-1 3 0,1-3 8,-1 3 8,-1 2-16,5-6-16,-4 2 16,3 0 0,-2 0 0,2 0-8,-2 0-8,-2 4 16,5-2-32,-3-4 24,2 4 0,-3-2-32,4 3 16,-4-1-32,-1 2 56,4-2-32,-3 0 8,1 1-16,-1-1-8,1 1-24,2 0-16,-4 1 88,0-1-104,2 0-16,-1 0-8,1 0 8,-1 1 32,0-1 8,-1 1 80,1 0-72,1 0-1752,-2 0 1824</inkml:trace>
  <inkml:trace contextRef="#ctx0" brushRef="#br0" timeOffset="1">77 115 1984,'0'0'0,"0"0"120,0 1-96,0-1-24,0 1 32,0 0-16,0 1-8,0-1 0,0 1 0,0-1 0,0-1-8,0 5 16,0-4 0,0 4 0,0-4 0,0 4 0,0-4 0,0-1-16,1 5 16,0-4 0,-1 4-16,1-3 8,-1 2-8,1-3 0,-1-1 0,0 4 8,1-3-16,0 0 8,0 1-8,1 0-8,-1-1-8,-1-1 24,1 1-24,0-1-16,0 0-8,0 0 0,0-1-1464,-1 1 1512</inkml:trace>
  <inkml:trace contextRef="#ctx0" brushRef="#br0" timeOffset="2">105 7 1640,'0'0'0,"-2"0"1120,1-1-912,-4 0-160,5 0-40,0 1-8,-2-1 8,1 1-8,1 0 8,-1 0 0,1 2-16,-1-1 24,1-1-16,0 4 8,-1-3-16,1 4-16,0-3-16,0 3-8,0-3 48,0-2 0,0 6-8,0-1-8,0 0-8,0 0-16,1 1 0,0-1-8,-1-5 48,1 5-40,0 1-24,0-1-8,1-1-24,2-3 16,-3 5 0,-1-6 80,2 1-72,2 1 8,-3-1 16,1 0 16,3-1 32,-4 0-8,-1 0 8,4 0-16,-3 0 8,4 0-32,-4 0 8,0-1 16,3 0-56,-4 1 72,1-2-1688,-1 2 1688</inkml:trace>
  <inkml:trace contextRef="#ctx0" brushRef="#br0" timeOffset="3">155 53 1528,'0'0'0,"0"-2"408,1-2-376,-1 4-32,1-2 40,0-3-16,0 3 16,-1 0-16,1-2 0,0 2 24,-1 2-48,1-1 48,-1-1-8,1 1 16,-1 0-24,0 1 24,0-1 72,0 1-128,0 0 120,0 0 16,0 0 0,0 0-40,0 2 24,0-1 16,0-1-136,0 2 112,0 3 16,0-3-16,0 3 16,-1 0 0,1-1 40,0-4-168,-1 4 168,1 1 8,-1-4 16,1 5-39,-1-4-1,1 4-24,0-5-16,0-1-112,0 5 88,0-3 0,0 3-24,0-4-40,1 0 8,-1 4-8,0-5-24,1 1 0,0 0 16,0 0-32,0 4 8,0-5-8,0 1 16,-1-1 0,1 2 8,0-1-8,0 3 0,0-4-32,1 2 0,-1 0 0,-1-2 32,2 1-40,-1 1-8,1-1-8,-1 0-16,1 0 8,0 0 8,-2-1 56,1 0-72,1 1-40,-1 0-8,4-1-25,-4 0 1,1 0 8,-2 0 136,4 0-160,-2 0 0,2 0-8,-3-1-32,5 0-80,-4-1-80,-2 2 360,5-4-384,-3 3 72,3-4 72,-3 3-1552,-2 2 1792</inkml:trace>
  <inkml:trace contextRef="#ctx0" brushRef="#br0" timeOffset="4">153 57 2448,'0'0'0,"-4"0"280,2 0-96,-3 0-112,5 0-72,-1 0 24,-1 0-16,0 2 8,1-2 24,0 0 24,1 0 8,0 0-72,0 0 88,0 0-16,0 0-16,1 0-16,0-1 8,0 0 0,-1 1-48,5-1 64,-4 0 0,3 0-16,-2-1 8,3 1-16,-4-1-16,-1 2-24,6-1 32,-1-1-16,-1-2-24,1 3-16,-1-1-40,1 1-32,0-1-56,-5 2 152,5-2-224,-1 1-104,1-1-48,1 0 48,-2 1 56,-4 1 272,5-1-1808,-5 1 1808</inkml:trace>
  <inkml:trace contextRef="#ctx0" brushRef="#br0" timeOffset="5">251 90 2480,'0'0'0,"-1"0"336,1 0-336,-3 1 240,-1 0-152,4-1-48,-1 1 16,0-1 16,1 0 72,0 0-144,0 0 184,0 0-16,1 0-16,1-1-16,-1 0 0,4-1 16,-5 2-152,1-2 200,4-3 41,-3 4-9,4-4-8,-2 1-32,0 2-48,-4 2-144,6-6 136,-1 2-8,0-1-48,1 1-16,-1-1-24,0 0-8,-5 5-32,5-5 16,1 1-24,-1 2-24,1-3-32,-2 3 48,0-2-24,-4 4 40,4-2-8,-2-3-8,3 4-40,-3-1 0,2 0-24,-3 1 8,-1 1 72,4-2-72,-2 0-48,-1 1-40,0 1-72,0 0-40,-1 0-1,0 0 273,1 0-208,-1 0 32,0 1 24,-1 1 80,0 3 16,-1-4 24,2-1 32,-5 5 24,3-3-24,-2 4 24,2-5 32,-3 5 8,3-2 40,2-4-104,-4 5 72,2 0 16,-3 0-8,3 0 8,-2 0 24,3-1-56,1-4-56,-1 4 48,-1 0-7,0 0-1,1 0 32,1-2-32,-1 4-8,1-6-32,0 1 24,0 0 16,1 3 16,1-4 48,0 2 0,-1-1-24,-1-1-80,4 1 104,-3 0-24,1-1 32,2 0-24,-3 0 0,3 0-32,-4 0-56,1 0 0,3 0 8,-3 0-16,4 0 24,-4 0-32,4 0-24,-5 0 40,2-1-120,3 1-40,-3-1-56,3 1-72,0 0-57,-1-1-63,-4 1 408,5 0-424,0 0 0,-1 0-40,1-1 8,1 1 72,-1-1 96,-5 1 288,5 0-1648,-5 0 1648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06:40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102 432 400,'0'0'0,"0"-3"152,2-1 16,1-8 8,-3 12-176,0-2 216,0-1 32,0-1-16,0-2 16,0 2-16,-2-2 48,2 6-280,-1-3 312,1-1 8,-2 0 32,0 0-56,0 0 24,-2 2-40,4 2-280,0-2 248,-4 1 33,4 1-57,-4-2 48,2 0-24,-1 2-40,3 0-208,-4 0 200,0 0-8,0 0-48,-2 0 0,2 0-8,-1 4-88,1-1 8,4-3-56,-6 4 32,2 0 16,0 6-16,1-9-32,-1 11 48,0-8-24,4-4-24,-4 13 40,0-9 16,2 9-24,-1-9-16,1 12 16,0-13-16,2-3-16,-2 16 32,0-7 24,2-5-40,-2 9 24,0-11 8,2 10 24,0-12-72,0 2 88,0 2-8,0 7 0,0-11-24,0 4 48,0 0-8,0-4-96,0 4 112,4-3-24,-4 3-24,2-2-32,0-2-24,2 0 8,-4 0-16,1 0-8,1 0 8,2 0 8,0 0-32,0-2-32,-2-2 24,-2 4 32,4-3-48,-1-1-16,1 0 24,8-2-24,-10-3-8,2 5-16,-4 4 88,3-10-128,1 6-40,6-7 16,-6 7 8,-2-5 40,1 5 40,-3 4 64,2-6-40,2 0-16,-2 2 24,2 1 0,0-1 8,-2 2 24,-2 2 0,2-2-16,-2 2 24,3-2 0,-3 2-32,0 0 16,2 0 8,-2 0 0,0 0 32,0 0-24,2 2 0,-2 2 8,0 0 0,0-4-16,0 3 32,0 1-16,0 8 8,0-10-32,0 9 16,0-9 16,0-2-24,0 12 8,0-11 0,0 11-8,4-10 0,-4 2 0,2 9 0,-2-13 0,0 2 0,0 2-32,2 0 16,-2 7-16,0-9-40,4 2 16,-4-4 56,0 4-88,2-2-24,1 1-64,-1-1-88,-2 0-160,0-2-136,0 0 560,2 4-641,-2-4-71,4 0-16,-2 0 64,0 0 32,2 0 96,-4 0 536,0-4-416,4 0-240,-4 4 656</inkml:trace>
  <inkml:trace contextRef="#ctx0" brushRef="#br0" timeOffset="1">259 197 624,'0'0'0,"0"-9"288,0 9-288,0-12 304,0-1 48,0 1 24,2 8 80,-2 1 80,0-1 40,0 4-576,0-4 616,0 0-55,0 2-57,0 0-40,-2 2-48,0 0 0,2 0-416,0 0 400,-4 4-40,4 0-40,-4 0-56,2 7-56,-2-7-56,4-4-152,-3 15 176,-1-3-72,0-1-24,0 5 32,-2-3-56,4 4-8,2-17-48,-3 17 72,1 1 16,-2-1-48,0-2 56,4 0-64,-4 3 8,4-18-40,0 15 56,-2-2-16,0 3 24,2-3-40,-2 0-16,2-1 49,0-12-57,0 11 48,0 3 24,0-5-24,4 3-40,-2-1-32,-2-1 24,0-10 0,4 4 64,-4 9-56,4-11 8,0 10-16,0-12-40,5 3-8,-9-3 48,4 4-40,0-2-24,0 2-17,5-2 73,-5-2-96,0 0-56,-4 0 160,4 0-120,5-2-184,-7 2 0,4-4-56,-2 0-192,5-7-56,-9 11 608,0-4-664,4-2-56,0-5-32,8 7 15,-12-9 33,1 9 48,-1 4 656,2-14-560,2 10 72,-2-9 56,-2 7 80,0-7 80,2 9 88,-2 4 184,0-13-304,0 13 304</inkml:trace>
  <inkml:trace contextRef="#ctx0" brushRef="#br0" timeOffset="2">211 224 336,'0'0'0,"-2"4"112,0 7 8,0-7 16,2-4-136,-2 13 144,2-9 8,-2 8 8,0-8 32,2 9 24,-2-9 40,2-4-256,0 9 304,0-7 0,0 2 0,0 8 32,0-11 0,4 3 16,-4-4-352,2 2 376,2 2-24,-2-2-31,0 2 7,2-2 8,-2-2 0,-2 0-336,3 3 352,1-3-40,0 0-40,0 0-64,0 0-24,7 0-48,-11 0-136,2 0 112,2 0 0,0 0-40,0-1-40,7-1-24,-9 0-56,-2 2 48,4-4-88,7 0-88,-9 0-112,2-7-144,8 7-152,-10 0-112,-2 4 696,3-11-777,1 7 9,0-8-40,-2 9 64,2-11 120,2 8 128,-6 6 496,3-13-312,1 2 64,-2 1 88,2-2 64,0 3-160,-4 9 256</inkml:trace>
  <inkml:trace contextRef="#ctx0" brushRef="#br0" timeOffset="3">426 0 384,'0'0'0,"0"0"0,0 0 216,0 0 32,0 4-24,-2-2-16,0 0 24,2 1 8,0-3-240,0 4 264,-2 0 8,2 10-8,0-11 0,0 9 8,0-1 0,0-11-272,0 10 280,-2 3 8,2-3 0,0 1 8,0 3-7,0-3 31,0-11-320,0 14 320,0-1 8,0 0 24,0 3-32,4-3 56,-4 4-16,0-17-360,0 14 336,0 1 8,2 2-40,-2-1 24,2-1 16,-2-2-8,0-13-336,0 16 329,0-3-81,0 0-8,0-1-40,0 1 40,0 1-40,0-14-200,-2 13 192,2-2-40,0 1-48,0-8 0,-2 7-24,2-5 8,0-6-88,0 11 64,0-7-24,0 6 16,0-6-16,0-2 24,0 1-8,0-3-56,0 2 8,0 2 40,0-4 16,0 0-16,0 0 8,0 0-40,0 0-16,0 0 8,0-2-8,2-2-16,0 1-24,-2-9 32,3 8 40,-3 4-32,2-4-40,2-7 8,-2 7-40,2-7-64,0 7 64,-2-8-8,-2 12 80,3-3-56,1-9-40,2 6 8,6-7 16,-11 9-24,3-7 32,-4 11 64,4-4-96,0-8-8,7 8 16,-7-7 8,6 7-8,-6-2 80,-4 6 8,4-3-16,-1-1-32,1 0 48,0 2-72,0 0 24,0 0-16,-4 2 64,4 0-8,-1 0-80,1 4 0,0 0 0,-2 0-24,4 7 32,-6-11 80,2 4-72,0 7-8,1-7-40,1 8 40,0-6-25,0 5 49,-4-11 56,4 4-88,1 9-16,-1-9 16,0 8-56,0-11-72,0 3-120,-4-4 336,9 12-464,-5-12-152,0 4-72,6-1-64,-8 1-112,3-2 15,-5-2 849,10 4-880,-10 0-8,4-2 104,0 0 80,7-2-112,-11 0 816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29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31 1448,'0'0'0,"0"0"736,0 0-736,-1 0 96,0 0-56,1 0-16,-1 0-8,0 0 8,1 0-8,0 0-16,0 0 16,0 0-8,0 0-24,0 0 24,0 0 8,0 0-48,2 0 80,-2 1-48,1-1-8,-1 1 24,1 0 0,-1 0 0,0-1-16,1 2 0,-1-1 0,1 0-8,0 1 8,-1-1 16,1 1 0,-1-2-16,0 4 16,0-4-16,1 2-8,0-1 16,-1 1-8,1-1 8,-1 1 8,0-2-16,1 1-16,0 0 8,1 0 16,-1 1-8,0-2 0,0 0 0,-1 0 0,1 1 0,0-1 0,1 0 0,-1 0 8,0 0 0,0 0-24,-1 0 16,2 0 0,0 0-8,-1 0 0,1 0 8,-1 0 0,1-1-24,-2 1 24,1 0 0,3-2-16,-4 1 24,2 0-8,0 0-8,-1 0 8,-1 1 0,4-1-24,-3-1 24,0 1 0,1 0-8,-1 0-8,1 0 0,-2 1 16,2-1-16,-1-1 0,0 2 24,0-1-16,-1 1 8,1-1 8,-1 1-8,1 0-8,0 0 8,0 0 0,0 0 0,-1 1 0,0-1 0,1 1 0,-1 0 0,0 0 8,1 1-8,-1-1 0,0 1 0,0-2 0,1 1 8,-1 1-8,1-1 8,0 1-16,-1-1 16,1 1-16,-1-2 8,1 2 8,0-1-8,0 0 0,0 0 8,1 1 0,-1-1 0,-1-1-8,2 1 8,-1 0-8,1 0 0,-1 1 0,0 0-8,1-1 8,-2-1 0,1 1 8,1 0-8,2 0 8,-3-1-8,1 0 0,2 0-8,-4 0 8,1 0 0,1 0 0,-1 0-8,4 0 8,-4 0 0,-1 0 0,1-1 0,1-1 0,2 1-8,-3-1 8,1 0-8,0 0 0,-2 2 8,4-1-8,-3-3 8,0 3 0,1-1-8,-1-3 8,1 4 0,-2 1 0,1-2-8,-1-2 8,1 2-8,-1 0 8,1-2-16,-1 2 8,0 2 8,0-2-8,0-2 0,0 2 0,0-3 0,0 4-8,0-3 0,0 4 16,0-2-8,0-2 0,0 2 0,0 0-8,0-2-8,-1 3 0,1 1 24,-1-1-24,0-1-8,0 1-80,0 0-520,-1-1-472,2 2 1104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28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81 985 1152,'0'0'0,"0"0"0,-1 1 1256,0 0-1232,1 0-8,-1 1-8,1-1 24,0 0-8,0-1-24,0 0 24,0 0 8,0 0 0,0 0 16,0-1-8,0 0 0,0 1-40,0-1 24,1-1-16,0-3 0,0 4 8,-1-1 16,1-3 16,-1 5-48,0-1 32,1-5-8,-1 4 0,1-3-8,0 0 16,0 1-16,-1 4-16,0-2 24,0-3 16,2 0-8,-2 1 24,0 0-8,0-1-16,0 5-32,0-4 24,0 0 8,0-2-32,0 1 24,0 0 0,0 0-8,0 0 16,0 5-32,0-7 24,-1 1 24,0-1-16,1 0 16,-1 0-24,0 0-16,1 7-8,-2-9 24,1 1-16,-1-1 24,1-1 16,-1 2 0,0-1 0,2 9-48,-2-9 40,1 1 8,-1-2-16,1 0-8,-1 1 0,1-2-8,1 11-16,-2-10 32,1-1-16,0 0-32,-1 0 40,2 0-16,-1 0 8,1 11-16,0-11 40,0 0-16,0 0-8,0-1 8,0 0-24,1-1 0,-1 13 0,2-12 0,0 0-8,-1 0 0,3 0 8,-3-1 0,1 1 8,-2 12-8,1-14 8,5 0-8,-5 0-16,3 0 8,-3 0-8,4 2 0,-5 12 16,1-12 0,4 0-16,-4 0 8,3 0-8,-2 0 16,3 1-24,-5 11 24,2-11-8,3 1-8,-3-1-8,3 2 32,-4 0 0,4 0 8,-5 9-16,2-9 16,2 0-24,-2-1 16,2 1-24,-2-1 0,4 1 8,-6 9 8,1-9-16,5 0 16,-4 1-16,3-1 8,-4 2-8,3-2-8,-4 9 24,1-8-16,4 0-8,-4-1 8,3 1-8,-3 0-8,-1 8 32,2-9-32,-1 2 8,4-1 8,-5 2 8,1-1-8,1 2 0,-1 1 8,-1 4 8,1-5-24,-1 3 0,1-2 8,-1 2-8,0 0 16,0 0 8,0 2 0,0-1 0,-1-1 8,0 1-8,0 0 16,-1 1-8,2 0-8,-1-1 8,-1 1 8,0-1 0,0 1 0,0 0 16,-2 0-16,4 0-16,-1 0 16,-1 1 16,-2 0-16,2 0 8,-2 0 8,2 0-16,2-1-16,-5 1 16,4 0 8,-4 0 8,3 1-16,-4-1 8,4 0 0,2-1-24,-5 0 16,3 1 8,-3 0 0,3 0 8,-4 1 0,1-1 0,5-1-32,-4 2 40,-1-1-16,0 1 0,0 0 8,0 2-8,-1-3 0,6-1-24,-5 1 24,-1 1 8,1 2-8,-1-3 0,0 1 8,0-1-8,6-1-24,-5 2 48,1 2-16,-1-3-8,3 0 0,-3 1-24,3 2 8,2-4-8,-5 1 16,2 0-8,-1 1 0,3 2 0,-1-3-8,-2 1 0,4-2 0,-2 1 16,1 0-7,0 0-18,0 0-7,1 0-8,-1 0-8,1-1 32,0 1-8,0-1-16,0 0-16,0 0 0,1 0-24,0 0 24,-1 0 40,1 0-24,3-1 0,-3 0-16,3-4 16,-2 3-16,4-4 8,-6 6 32,4-4-16,1 0-8,1-1-8,-1 0 8,1-1 8,0 1-8,-6 5 24,7-6-8,0-1-8,-1 1-8,1 0 8,0-1-16,0 1 16,-7 6 16,6-7-32,2 0 16,0 0-16,-2 0-8,1 1 24,-1 0 0,-6 6 16,6-6 0,1 0-8,0 1-16,-1 0 8,0 0 0,0 1 16,-6 4 0,5-2-8,1-2 0,-1 2-8,-1-2-8,1 2 16,-3 1 8,-2 1 0,5-2 32,-4 0 8,4 0-24,-4 2 40,3-1-32,-4 1 0,0 0-24,2-1-8,-1 1-8,0 0 0,0 0 0,0 0 48,-1 0-32,0 0-16,-1 2 0,0-1 64,0 1 8,-1-1-24,2-1-32,-1 2 64,-1 2-24,0-3-8,1 4 16,-2-4-8,1 5-24,2-6-16,-1 4 16,-1 0 16,0 1 8,0 0 0,1 1 8,-1 0-8,2-6-40,-1 6 56,-1 1-8,1 0 8,1 0-32,-1 0 0,1 0-24,0-7 0,0 7-24,0-1 56,0 1 0,0-1 1,0-1-17,0 0-24,0-5 8,1 4-25,0-2 17,1 3 8,0-4 0,-1 3 0,1-3-32,-2-1 32,1 2-40,1 2 16,-1-3-24,0 1-8,0 2 0,0-3-32,-1-1 88,2 2-80,-1 0-24,0-1-72,0 1-192,-1-1-40,0 0 24,0-1 384,1 1-2360,-1-1 2360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22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10 1040,'0'0'0,"0"0"96,0 0-80,-1-1-8,1 1 24,0 0-32,0-2 48,0 2 8,0-1 8,0 1 24,0-1-24,0 1-64,0 0 80,0-1-8,0 1-16,0 0 8,0-1 8,0 1-24,0 0-48,0 0 48,0-1-8,1 1-24,0-1 16,0 1 0,0 0-16,-1 0-16,1-1 16,0 1-8,0 0-8,0 0 16,-1 0-8,1 0-8,-1 0 0,1 0 8,1 1-16,0-1 16,-1 1-8,0 0 16,1 0-8,-1 0-8,-1-1 0,2 2 0,-1-1-24,1 1 24,0-1 0,-1 1-8,1-1 16,-2-1-8,1 4-16,3-3 16,-3 1-16,0 0 24,4 2-16,-4-3 0,-1-1 8,1 4 8,3-3-24,-4 4 24,2-3 0,2 3-16,-4-4 0,0-1 8,1 5-8,0-3 8,0 3 8,0-1-8,0-2 0,-1 4-8,0-6 8,1 1-24,0 5 32,0-4 0,-1 3-16,0-4 8,0 5 0,0-6 0,1 2-16,-1 3 24,0-4 8,0 4-16,0-4 0,0 3 16,0-4-16,0 1 0,0 1 16,0 2 0,0-3-16,0 1-8,0-1 16,0-1-8,0 2 0,0-1 8,0 0 0,0 0-8,0 0 0,0 0 0,0-1 0,0 0-8,0 1 24,0-1-24,0 1 8,0-1 0,0 0-24,0 0 24,0 1 0,0-1 0,0 0-8,0 2 16,0-1 0,0-1-8,0 0 8,0 1-16,0 0 0,0 0 8,0-1 0,0 0-8,0 1 0,-1-1 8,1 1 8,-1 0-16,1 0 32,0-1-24,-1 1 8,1 0-8,-1 0 8,1 1-8,-1-1 0,1 0 8,0-1-8,-1 2 8,1-1 0,-1 0 0,1 0-16,-1 0 8,0 0 0,1-1 0,-1 1 0,0 0 8,1 0-8,-1 1 0,0-1 8,1 0-8,0-1 0,-1 1 0,0 0 0,0 0 0,0 0 0,0 0 8,1 0-8,0-1 0,-2 1 8,1 0-8,0 0 8,-1 1-8,1-1 16,-1 1-8,2-2-8,-1 1 8,-1 1 0,1-1-8,0 3 8,-1-4-8,1 2 8,1-2-8,-2 1 0,0 1 0,1-1 0,-1 0 8,1 0 8,0 0 0,1-1-16,-2 1 8,1 0 8,0-1-8,0 0 8,-1 0 0,1 1-8,1-1-8,-1 0 16,0 0-8,1 0 16,-1 0-8,0 0 0,0 0 16,1 0-32,-1 0 24,0 1-8,1-1 0,-1 0 0,0 0 0,1 0-16,0 0 24,-1 0 8,1 0-8,-1 0 8,1 0-8,-1 0 0,1 0-24,-1 0 16,1 0 0,-1 0-8,1 0-8,-1 0 8,1 0-8,0 0 0,-1 0 8,0 0 16,1 0-16,-1 0 0,0 0 0,1 0-16,0 0 8,-1 0 0,0 0 8,0 0-8,1 0 0,-1 0 8,0 0-8,1 0 0,-1 0 0,0 0 0,1 0 0,-1 0 0,1 0 0,-1 1 0,1-1 0,0 0-8,0 1 8,0-1-16,0 2 8,0-2-24,0 0 32,0 1-32,0-1 0,0 0-16,0 0 16,1 1-8,0-1-24,-1 0 64,0 0-48,1 0-16,0 0-8,-1 0 0,1 0-8,-1 0 8,0 0 72,1 0-88,-1 0-8,1 0-48,0 0-32,-1 0 16,1 0 24,-1 0 136,0 0-1264,0 0 1264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22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1192,'0'0'0,"0"1"56,-1 3-32,1-2-16,-1 2 0,1-2-16,0-2 8,0 5 0,0-3 16,-1 5 8,1-2-8,0 0 8,0 1-8,0-6-16,0 5 24,0 0 0,0-1-8,0-3-16,0 5 8,0-4-8,0-2 0,0 4 0,0-2 16,0 2-16,1-3 0,-1 0 0,1 0-16,-1-1 16,0 2 0,0-1-16,1 0-32,-1-1 0,1 0-1224,-1 0 1272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21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14 1496,'0'0'0,"-1"0"144,0-1-8,-1 0-40,0 1-24,1-1 16,1 1-88,-1-1 96,-1 0 40,1 1 56,-1-1 24,1 0 0,-1 0-16,2 1-200,-1-1 168,0 1-16,-1-1-16,1 1-40,0-1 0,-1 1-32,2 0-64,-1-1 72,0 0-8,-1 1 0,1 0-16,-1 0-16,0 0 0,2 0-32,-1 0 40,-1 0 0,1 0 40,0 0-16,0 0 8,0 0 16,0 0-24,1 0-64,-1 0 88,0 0-23,0 1-1,0-1-32,1 1-8,-2-1 0,2 0-24,0 1 8,-1 0-8,0-1 8,1 0-8,-1 1-8,1-1 24,0 0-16,-1 1 16,1 0-24,-1 0 16,1 0-16,-1-1 8,1 1 0,0-1 0,-1 1 8,0 0-8,0 1 0,1 0 0,-1-1 8,0 3-8,1-4 0,-2 1 0,1 1 0,0 3-8,0-4 8,0 0 0,1 4-8,0-5 8,-1 2-8,0 3 0,0-3 8,0 2 0,0-2-8,1 3 8,0-5 0,-1 2 0,0 3-8,1-3 8,-1 4-8,0-2-8,0 0 0,1-4 16,-1 1-8,1 5-8,-1-4 8,0 3 16,1-3 0,-1 4 0,1-6-8,0 2 8,-1 4 0,1-4 8,0 3-16,-1-3 8,1-2-8,0 6 16,-1-2-16,1-3 0,0 5 0,-1-5 0,1 5 0,0-6 0,-1 2 0,1 3 8,-1-4-16,1 5 8,-1-5 16,0 4-24,1-5 8,-1 2 16,0 3-8,0-3-16,0 2 8,0-3-8,1 0 0,0-1 8,-1 5 0,1-5 0,-1 1-8,1 0 8,0 0 0,0 0-8,0-1 8,0 1 8,0 0-16,0 0 0,0-1 0,0 0-8,0 0 16,0 1-16,0-1-8,1 0-24,0 0 8,0 0 7,0 0 1,-1 0 32,1 0-8,1-1-16,0 1-16,2-1 16,-4 1-24,1-1 24,-1 1 24,4-1-16,-3 1-8,4-1-8,-4 1 8,3-1-16,-2 0 8,-2 1 32,5-1 0,-1 0-32,0 0-8,1-1-16,-4 1 0,5 0 0,-6 1 56,2-1-56,4 0-24,-5 1-32,3-1-48,-3 1-56,1 0-40,-2 0 256,4 0-304,-3-1-40,0 1-48,1 0 56,-1 0 72,1-1-1192,-2 1 1456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20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25 1536,'0'0'0,"0"0"0,0 0 24,0-1 8,0 1-24,0-1 0,0 1 0,0-1-8,0 1 0,0 0 0,0-1 24,1 0-16,0 0-8,0-1 0,1 1-16,-2 1 16,1-1 0,1-1-8,2 1 8,-3 0 0,0 0-8,4 0 16,-5 1-8,1-1 8,3 0-8,-3 0 0,0-1 0,5 1 0,-5 1 8,-1 0-8,4-1 0,-2 0 8,2 1-16,-3 0 8,3 0 0,-3 0 0,-1 0 0,4 1 8,-3 0-8,1 0 0,2 0 8,-4 1 0,2 2-8,-2-4 0,1 1 8,1 3-8,-1-3 0,1 1 0,-1 2 8,1-2 0,-2-2-8,1 6 8,0-2 0,0 0 0,0 1 0,-1-1-8,0 1 8,0-5-8,0 5 16,0 0-8,0 0-8,0 0 0,0-1 16,0 0-8,0-4-8,-1 5 24,0 0-8,-1-1 0,0 1 0,1-1 8,-1-3 0,2-1-24,-2 7 24,0-6 8,0 5-16,0-5 8,-2 6-8,2-3 0,2-4-16,-4 1 24,3 5-16,-4-4 16,4-1-8,-3 4 0,2-5 0,2 0-16,-4 1 8,2 1 0,-2-1 8,3-1-8,-1 0 8,-3 0 0,5 0-16,-2-1 32,0-1 8,-2 0 16,3-2-8,-4 3 0,4-4-16,1 5-32,-2-1 40,-2-3-24,3 3-8,0-1-8,-1 0-24,0 0 24,2 2 0,-1-2 0,0 0-8,0 1 0,0-1-24,0 2-8,0-1-16,1 1 56,0-1-96,-1 0-40,1 1-40,0-1 16,0 1 32,0-1-1400,0 1 1528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20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0 1240,'0'0'0,"0"0"216,0 0-136,0 0-80,1 0 24,0 0-8,-1 0 8,1 1 8,-1 0 0,0 0-8,0-1-24,1 2 8,-1 3 16,0-4-16,0 3 16,0-2 8,0 2-16,0-4-16,0 2 24,0 4 8,0-2-8,0-2 32,0 4-16,0-2 8,0-4-48,0 2 24,-1 3 8,1-3-16,-1 3 16,0-1 8,0-2-8,0 4 16,1-6-48,-1 4 32,-1-3-8,1 5 0,0-5 8,0 4-16,0-4-8,1-1-8,0 2 24,-1 2-8,1-3-16,-1 0 0,1 1-8,0-1-8,0-1 16,0 2-8,0 2 0,0-3-8,0 0-16,0 1 0,0 2-16,0-4 48,0 1-48,0 1 0,0 3-8,0-4-32,0 3-24,0-3 0,0-1 112,0 1-104,1 0-1440,-1-1 1544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19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1872,'0'0'0,"0"0"64,0 0-64,1 0 56,0 0 16,1-1 24,-1 1 24,1-1 16,0 0 0,-2 1-136,4-2 120,-3 1-8,3 0-24,-2-1 8,3 0-8,-3 1 24,-2 1-112,5-2 128,0 0-8,-1 0 8,0-3 8,1 4-16,1-3 8,-6 4-128,5-1 128,1-2-32,0-1-24,0 3-40,-1-1-32,1 1-24,-6 1 24,5-1-32,0 0-8,1 0-24,-2 1 16,0-1-16,0 1 8,-4 0 56,2 0-80,3 0-48,-4 0-72,4 1-120,-4 0-184,0 1 24,-1-2 480,2 1-2000,-2-1 2000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19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36 1464,'0'0'0,"0"0"0,0 0 232,0-1-168,0-1-32,0 1-16,0 0 0,2 0 8,-2 1-24,0-1 48,1-1 8,-1 1 8,1 0 16,-1 0 8,0-1 32,0 2-120,1-1 128,-1-1-24,0 1-8,0-1 0,0 1 16,0 0 24,0 1-136,0-1 160,0 0-16,0 0-24,0 0-8,0 0-8,0 0 0,0 1-104,-1-2 96,1 1-24,-1 0-16,0 0 16,1 1 8,-2-1-8,2 1-72,-1 0 72,0-1 0,0 1-24,-1 0 0,1 0 8,-1 0-24,2 0-32,-2 0 40,0 0 0,0 1-40,0 0-8,0 0 16,0 1 0,2-2-8,-2 5 24,0-4 0,-1 3-40,1-3 32,0 4-16,1-3 8,1-2-8,-2 5 8,0-4-16,1 5-8,0-5-16,0 4 16,-1-3-8,2-2 24,-1 6-16,1-4 8,-1 3-32,1-4-16,-1 4 24,1-3-32,0-2 64,0 5-40,0-4 40,0 5 0,0-4-24,1 4 24,0-1-32,-1-5 32,2 4-40,0 0 32,-1 1-16,1 0 8,2 0 16,-3 1-16,-1-6 16,1 5-24,1 1 32,3 0-16,-4 0 24,0 0 8,1-1-40,-2-5 16,1 6-24,1-1 8,2-1 24,-4 1-8,1 0 24,1-4-24,-2-1 0,1 7-16,0-6 24,0 4-16,0-3 16,-1 3 0,0-4-16,0-1 8,0 5 0,0-4 48,0 5-24,0-5 0,-1 4 0,0-4-24,1-1 0,-2 4 16,1-3 32,-1 4-16,1-4-24,-2 0 8,1 1-32,2-2 16,-2 1 8,0 1 16,0-1 16,-2 0-16,2-1-16,0 0-16,2 0 8,-4 0-16,3 0 16,-1 0-24,-3 0 0,4-1-16,-4 0-8,5 1 48,-1-1-56,-1-1 0,-3 0-48,4 0-56,-3-2-48,2 3-56,2 1 264,-2-2-272,-2-2 8,3 2-16,-1 0 8,1-3 56,-1 4 64,2 1 152,-1-5-88,-1 3-1592,2 2 1680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23:34:15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57 2552,'0'0'0,"-1"0"72,0 0-40,1 0-32,-1 0 64,0 0-32,0 0-16,0 0 16,1 0-16,-1 0 24,1 0-40,-1-1 64,0 1 0,1-1 8,-1 1 16,0-1-16,0 0 32,1 1-104,-1-1 120,1 0-16,-1 0-8,0 0 8,1-1-8,-1 1 48,1 1-144,0-2 168,-1 1-24,0 0 8,1 0 0,-1 1 9,0-1 55,1 1-216,-1-1 240,0 1 24,0-1 8,0 0-24,1 1-8,-1-1 8,1 1-248,0 0 184,-1 0-32,0 0-56,1 0-64,-1 0 40,1 0-32,0 0-40,0 1 64,0 0-40,-1 0-16,1 0 56,-1 4-32,1-3 48,0-2-80,-1 5 112,0-4-48,1 4-32,-1-3 32,1 4-56,-1-5 48,1-1-56,0 5 48,-1-3-32,1 4 8,-1-2-8,1 1 64,-1 0 24,1-5-104,-1 5 120,-1 1-16,2-1-8,-1 2 24,1-1-24,-1 1 48,1-7-144,0 6 80,-1 1-16,1 0 48,-1 0-40,1-1-8,0 1 16,0-7-80,0 8 8,0 0 8,0-1 8,0 2 8,0-1 0,0-1 0,0-7-32,0 9 32,0-2-24,0 1 8,1 0 0,-1 0-16,1 0 0,-1-8 0,0 7-16,1 1-16,0-1 64,1 1-16,-1-1 8,0 1-24,-1-8 0,1 7-40,0 1 72,0 1-56,0-2 48,0 1-7,0-1-58,-1-7 41,1 8-8,0-2 8,0 1 16,0 0 41,-1 0-41,1 0-24,-1-7 8,1 6-16,-1 0-9,1 1 25,-1-1-24,1 1 40,-1-1-48,0-6 32,1 5 8,-1 1 57,1 0-25,-1 1-64,1-1 32,0 0-40,-1-6 32,0 6-25,1-2 34,0 0 7,-1-2-8,1 3 0,-1-3 16,0-2-24,1 4 8,0-3 8,-1 1 8,0 2 0,0-3-16,0 1-8,0-2 0,2 2 8,-2-1 24,0 1-8,0-1-8,0 0 8,0 1-40,0-2 16,0 1 8,0 1 32,0 0-16,0-1 0,0 3-16,-1-4-32,1 0 24,-1 2 0,1-1 0,-1 1 24,1 2-16,-1-3 8,1 0-24,0-1 8,-1 2 0,1-1 32,0 1-32,-1 2 0,1-4 0,0 1-48,0-1 48,0 5 0,0-4 0,0 0 0,0 3 16,0-3-24,0 4 8,0-5 0,0 2-8,0 2 0,0-2-8,0 3 16,1-3 0,-1 3-16,0-5 16,1 5-8,-1-1 0,1 0 0,-1-2 8,1 4-8,0-2 8,-1-4 0,0 5 0,1 0 0,0-4 0,0 5-8,-1-5 8,1 5 0,-1-6 0,1 4 8,0 0 8,0 1-16,0-1 8,-1 1 0,1 0 0,-1-5-8,1 6 0,0 0 8,-1-1-8,1 1 0,0 0 24,-1-1-16,0-5-8,2 6 8,-1 0-8,-1 0-8,1-1 16,0 1-8,0-1 0,-1-5 0,1 6 8,0 0-8,0-1 0,0 1 0,0 0 8,-1 0-8,0-6 0,1 7 0,0 0 8,0 0-8,0 0 8,0 1-8,-1 1 0,0-9 0,1 8 8,-1 0 0,1-1 0,-1 1 8,1-1-32,-1 2 16,0-9 0,0 8 0,1 0 0,-1 1 16,1-1 0,-1 0-8,0 1-8,0-9 0,0 7 24,0 1-16,1 0-8,-1-1 16,0 1-24,0-1 16,0-7-8,0 8 0,0-2-16,0 0 8,0 0 8,0 1 0,0 0 24,0-7-24,0 8 48,0-1-16,0 0 0,-1-1 0,1 1-24,0-1 8,0-6-16,0 6 48,0 0-32,0 0 0,0 0 8,0-1-24,0 1 32,0-6-32,0 5 32,0 0 8,1 0-24,0 0-16,0 1 0,1-1 40,-2-5-40,1 4 32,0 0-16,1 1-8,-1-1-32,3 1 24,-3-1 8,-1-4-8,2 5-24,-1-1 32,1 0-56,2-2 40,-3 2 8,1-3 16,-2-1-16,4 1 40,-3 4-48,0-5 24,4 1-40,-5 0 0,1 0 24,-1-1 0,4 1-16,-4 0 16,4 0-32,-2-1 32,-1 1 24,1-1-24,-2 0 0,1 1 8,1-1-24,-1 1-8,3-1 32,-2 1-16,-1-1 8,-1 0 0,1 0 48,0 2-72,1-2 0,2 0 40,-4 1-32,4-1 48,-4 0-32,2 0-40,2 0-16,-4 0 16,2-1 56,2 1-32,-4 0 16,1-1-8,3 0-32,-2 0 8,3 0 32,-3 0 16,3 0-8,-5 1-8,2-1-32,3 0-8,0 1 0,0-1 8,0 0 0,1 1-16,-6 0 48,6-1-72,1 1-48,-1-1 48,1 1 0,-1-1-24,2 0 7,-8 1 89,8-1-144,0 1 16,2-1-16,-1 1-24,1-1-16,0 1-32,-10 0 216,9 0-200,1 0 8,-1 0 24,0 0 24,1 0-24,-1 1 16,-9-1 152,10 0-144,0 0 0,0 0 16,1 0-56,-1 0-40,-1 0-24,-9 0 248,10 0-232,-1 0 40,0-1 48,0 0 40,0 1 32,-1-1 8,-8 1 64,9 0-32,-1-1 24,0 0 32,0 0-16,0 1-8,0-1-16,-8 1 16,7-1-24,1 0 24,0 1 8,-1-1 0,0 0-16,0-1 8,-7 2 0,7-1 0,0 0 8,1 0-8,-1 0 8,1 0 8,-1 0 0,-7 1-16,7-1 24,0 0-24,0-1 0,0 1 0,-1 0 0,0-1 16,-6 2-16,6-1 24,-1-1 0,1 1 16,-1 0-32,0 0 8,0 0 0,-5 1-16,4-2 0,0 1 0,0 0 16,-2 0 0,3 0-8,-3 0 24,-2 1-32,5-1 24,-3-1-8,3 1-8,-4 0 16,3 0-16,-2 0 8,-2 1-16,4-2 16,-3 1 0,1-1 0,2 0 16,-2 0-32,-1 0 16,-1 2-16,4-2 24,-3 0 0,1 0 0,-1 0 8,4 0 0,-5 0 8,0 2-40,1-2 48,1 0-8,-1 0 8,1 1-24,2-2 8,-4 2 0,0 1-32,1-2 32,1 0 8,-1 1-24,1-1 8,-1 0 0,0 0-16,-1 2-8,2-2 0,-1 0 8,0 0-8,1 0 16,-1-2-8,1 2 16,-2 2-24,2-2 16,2-3 0,-3 4 0,0-4 0,1 0-8,2 1-8,-4 4 0,0-4 16,2-1-16,-1 0 8,1-1 0,-1 0 8,1 0-8,-2 6-8,1-7 8,1 1-8,0-1 0,-1-1 8,1 0 24,-2 8-32,1-8 16,0-1 0,0-1-16,0 0 8,0 0 0,0 0 8,-1 10-16,1-11 8,0 1-8,0-2 8,-1 1-24,2-1 0,-1 0 8,-1 12 8,1-13-8,-1 1 0,1-2-16,0 0-40,0 1 8,-1-1-8,0 14 64,1-14-48,-1-1 40,0 0 0,0-1-8,0 1 0,0 0 0,0 15 16,0-16-24,0 1 16,0 0 0,0-1 24,-1 1-8,1 0-16,0 15 8,-1-15 0,0 1-32,-1 1 24,1-1-8,-1 1-24,1 0 8,1 13 32,-2-13-48,1 0 32,-1 2 8,0 0 16,1 0 16,-1 2-16,2 9-8,-2-9 32,0 0-16,0 0 8,1 0-16,-1 0-16,1 0 8,1 9 0,-2-9 24,1 0-16,-1 1 8,1 0-8,0-1-32,0 1 56,1 8-32,-1-9 40,0 1-32,0 0 0,1-1-32,-1 0-16,1 0 48,0 9-8,0-9-8,-1 1 8,1 0-8,-1-1-16,0 2 56,0-1-32,1 8 0,-1-7 32,0-1-8,0 2-24,0-1 0,-1 1 0,1-1 32,1 7-32,-1-5 0,0-2 16,0 2-24,0-1-8,0 0 16,0 0 8,1 6-8,0-7 0,-1 2 0,0-1-16,1 1-16,-1 0 32,0 0-24,1 5 24,-1-6-16,1 0 16,0 1-16,0 0 8,0-1 0,0 1-16,0 5 24,1-5-32,0 0-16,0-1-8,1 1-16,-1 0 0,1 1-16,-2 4 88,1-5-88,1 3-24,-1-2-32,1 2-40,0 0-24,-1 0 32,-1 2 176,1-2-168,0 0 7,0 0 33,1 1-48,-1-1 24,0 1-16,-1 1 168,1-1-176,-1 0-8,1-1 0,-1 1-16,1 1-32,-1-1-32,0 1 264,0-1-272,1 1 32,-1-1-1720,0 1 1960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Toledo</Company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console1</dc:creator>
  <cp:keywords/>
  <dc:description/>
  <cp:lastModifiedBy>Lloyd-Jones, Thomas J</cp:lastModifiedBy>
  <cp:revision>25</cp:revision>
  <cp:lastPrinted>2015-01-13T18:56:00Z</cp:lastPrinted>
  <dcterms:created xsi:type="dcterms:W3CDTF">2022-02-22T23:19:00Z</dcterms:created>
  <dcterms:modified xsi:type="dcterms:W3CDTF">2022-02-23T07:19:00Z</dcterms:modified>
</cp:coreProperties>
</file>